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12EC6" w14:textId="17873287" w:rsidR="009718DE" w:rsidRPr="00D43589" w:rsidRDefault="00622EE0" w:rsidP="001E29AC">
      <w:pPr>
        <w:spacing w:after="0" w:line="360" w:lineRule="auto"/>
        <w:jc w:val="center"/>
        <w:rPr>
          <w:rFonts w:ascii="Times New Roman" w:hAnsi="Times New Roman" w:cs="Times New Roman"/>
          <w:b/>
          <w:color w:val="000000" w:themeColor="text1"/>
          <w:sz w:val="28"/>
          <w:szCs w:val="24"/>
          <w:rPrChange w:id="0" w:author="Isabella" w:date="2026-10-06T20:20:00Z">
            <w:rPr>
              <w:rFonts w:ascii="Times New Roman" w:hAnsi="Times New Roman" w:cs="Times New Roman"/>
              <w:b/>
              <w:sz w:val="28"/>
              <w:szCs w:val="24"/>
            </w:rPr>
          </w:rPrChange>
        </w:rPr>
      </w:pPr>
      <w:del w:id="1" w:author="HENRIQUE" w:date="2026-10-14T20:20:00Z">
        <w:r w:rsidRPr="00D43589" w:rsidDel="00BF03BD">
          <w:rPr>
            <w:rFonts w:ascii="Times New Roman" w:hAnsi="Times New Roman"/>
            <w:b/>
            <w:color w:val="000000" w:themeColor="text1"/>
            <w:sz w:val="28"/>
            <w:rPrChange w:id="2" w:author="Isabella" w:date="2026-10-06T20:20:00Z">
              <w:rPr>
                <w:rFonts w:ascii="Times New Roman" w:hAnsi="Times New Roman"/>
                <w:b/>
                <w:color w:val="1F4E79"/>
                <w:sz w:val="28"/>
              </w:rPr>
            </w:rPrChange>
          </w:rPr>
          <w:delText>[COLE AQUI O TÍTULO FINAL DO TRABALHO]</w:delText>
        </w:r>
      </w:del>
      <w:ins w:id="3" w:author="HENRIQUE" w:date="2026-10-14T20:20:00Z">
        <w:r w:rsidR="00BF03BD">
          <w:rPr>
            <w:rFonts w:ascii="Times New Roman" w:hAnsi="Times New Roman"/>
            <w:b/>
            <w:color w:val="000000" w:themeColor="text1"/>
            <w:sz w:val="28"/>
          </w:rPr>
          <w:t>O USO DA INTELIGÊNCIA ARTIFI</w:t>
        </w:r>
      </w:ins>
      <w:ins w:id="4" w:author="HENRIQUE" w:date="2026-10-14T20:21:00Z">
        <w:r w:rsidR="00BF03BD">
          <w:rPr>
            <w:rFonts w:ascii="Times New Roman" w:hAnsi="Times New Roman"/>
            <w:b/>
            <w:color w:val="000000" w:themeColor="text1"/>
            <w:sz w:val="28"/>
          </w:rPr>
          <w:t>CIAL NA EDUCAÇÃO INFANTIL</w:t>
        </w:r>
      </w:ins>
    </w:p>
    <w:p w14:paraId="434C6D26" w14:textId="77777777" w:rsidR="00A866D7" w:rsidRPr="00D43589" w:rsidRDefault="00A866D7" w:rsidP="0030327C">
      <w:pPr>
        <w:spacing w:after="0" w:line="360" w:lineRule="auto"/>
        <w:ind w:firstLine="709"/>
        <w:jc w:val="right"/>
        <w:rPr>
          <w:rFonts w:ascii="Times New Roman" w:hAnsi="Times New Roman" w:cs="Times New Roman"/>
          <w:b/>
          <w:color w:val="000000" w:themeColor="text1"/>
          <w:sz w:val="28"/>
          <w:szCs w:val="24"/>
          <w:rPrChange w:id="5" w:author="Isabella" w:date="2026-10-06T20:20:00Z">
            <w:rPr>
              <w:rFonts w:ascii="Times New Roman" w:hAnsi="Times New Roman" w:cs="Times New Roman"/>
              <w:b/>
              <w:sz w:val="28"/>
              <w:szCs w:val="24"/>
            </w:rPr>
          </w:rPrChange>
        </w:rPr>
      </w:pPr>
      <w:commentRangeStart w:id="6"/>
    </w:p>
    <w:p w14:paraId="66041129" w14:textId="0F9218D9" w:rsidR="0072291A" w:rsidRPr="00D43589" w:rsidRDefault="006D5DF8" w:rsidP="0072291A">
      <w:pPr>
        <w:spacing w:after="0" w:line="240" w:lineRule="auto"/>
        <w:ind w:firstLine="709"/>
        <w:jc w:val="right"/>
        <w:rPr>
          <w:rFonts w:ascii="Times New Roman" w:hAnsi="Times New Roman" w:cs="Times New Roman"/>
          <w:color w:val="000000" w:themeColor="text1"/>
          <w:sz w:val="24"/>
          <w:szCs w:val="24"/>
          <w:rPrChange w:id="7" w:author="Isabella" w:date="2026-10-06T20:20:00Z">
            <w:rPr>
              <w:rFonts w:ascii="Times New Roman" w:hAnsi="Times New Roman" w:cs="Times New Roman"/>
              <w:sz w:val="24"/>
              <w:szCs w:val="24"/>
            </w:rPr>
          </w:rPrChange>
        </w:rPr>
      </w:pPr>
      <w:ins w:id="8" w:author="Isabella" w:date="2026-10-06T19:05:00Z">
        <w:r w:rsidRPr="00D43589">
          <w:rPr>
            <w:rFonts w:ascii="Times New Roman" w:hAnsi="Times New Roman" w:cs="Times New Roman"/>
            <w:color w:val="000000" w:themeColor="text1"/>
            <w:sz w:val="24"/>
            <w:szCs w:val="24"/>
            <w:rPrChange w:id="9" w:author="Isabella" w:date="2026-10-06T20:20:00Z">
              <w:rPr>
                <w:rFonts w:ascii="Times New Roman" w:hAnsi="Times New Roman" w:cs="Times New Roman"/>
                <w:color w:val="1F4E79"/>
                <w:sz w:val="24"/>
                <w:szCs w:val="24"/>
              </w:rPr>
            </w:rPrChange>
          </w:rPr>
          <w:t>ISABELLA LUIZA DOS SANTOS SOUZA, E</w:t>
        </w:r>
      </w:ins>
      <w:ins w:id="10" w:author="Isabella" w:date="2026-10-06T19:11:00Z">
        <w:r w:rsidRPr="00D43589">
          <w:rPr>
            <w:rFonts w:ascii="Times New Roman" w:hAnsi="Times New Roman" w:cs="Times New Roman"/>
            <w:color w:val="000000" w:themeColor="text1"/>
            <w:sz w:val="24"/>
            <w:szCs w:val="24"/>
            <w:rPrChange w:id="11" w:author="Isabella" w:date="2026-10-06T20:20:00Z">
              <w:rPr>
                <w:rFonts w:ascii="Times New Roman" w:hAnsi="Times New Roman" w:cs="Times New Roman"/>
                <w:color w:val="1F4E79"/>
                <w:sz w:val="24"/>
                <w:szCs w:val="24"/>
              </w:rPr>
            </w:rPrChange>
          </w:rPr>
          <w:t>SPECIALISTA.</w:t>
        </w:r>
      </w:ins>
      <w:del w:id="12" w:author="Isabella" w:date="2026-10-06T19:05:00Z">
        <w:r w:rsidR="0072291A" w:rsidRPr="00D43589" w:rsidDel="006D5DF8">
          <w:rPr>
            <w:rFonts w:ascii="Times New Roman" w:hAnsi="Times New Roman" w:cs="Times New Roman"/>
            <w:color w:val="000000" w:themeColor="text1"/>
            <w:sz w:val="24"/>
            <w:szCs w:val="24"/>
            <w:rPrChange w:id="13" w:author="Isabella" w:date="2026-10-06T20:20:00Z">
              <w:rPr>
                <w:rFonts w:ascii="Times New Roman" w:hAnsi="Times New Roman" w:cs="Times New Roman"/>
                <w:color w:val="1F4E79"/>
                <w:sz w:val="24"/>
                <w:szCs w:val="24"/>
              </w:rPr>
            </w:rPrChange>
          </w:rPr>
          <w:delText>[NOME COMPLETO DO ORIENTADOR E TITULAÇÃO]</w:delText>
        </w:r>
      </w:del>
      <w:r w:rsidR="0072291A" w:rsidRPr="00D43589">
        <w:rPr>
          <w:rStyle w:val="Refdenotaderodap"/>
          <w:rFonts w:ascii="Times New Roman" w:hAnsi="Times New Roman" w:cs="Times New Roman"/>
          <w:color w:val="000000" w:themeColor="text1"/>
          <w:sz w:val="24"/>
          <w:szCs w:val="24"/>
          <w:rPrChange w:id="14" w:author="Isabella" w:date="2026-10-06T20:20:00Z">
            <w:rPr>
              <w:rStyle w:val="Refdenotaderodap"/>
              <w:rFonts w:ascii="Times New Roman" w:hAnsi="Times New Roman" w:cs="Times New Roman"/>
              <w:sz w:val="24"/>
              <w:szCs w:val="24"/>
            </w:rPr>
          </w:rPrChange>
        </w:rPr>
        <w:footnoteReference w:id="1"/>
      </w:r>
    </w:p>
    <w:p w14:paraId="4513413D" w14:textId="02A804F8" w:rsidR="00FC70D8" w:rsidRPr="00D43589" w:rsidDel="00BF03BD" w:rsidRDefault="00BF03BD" w:rsidP="0072291A">
      <w:pPr>
        <w:spacing w:after="0" w:line="240" w:lineRule="auto"/>
        <w:ind w:firstLine="709"/>
        <w:jc w:val="right"/>
        <w:rPr>
          <w:del w:id="44" w:author="HENRIQUE" w:date="2026-10-14T20:18:00Z"/>
          <w:rFonts w:ascii="Times New Roman" w:hAnsi="Times New Roman" w:cs="Times New Roman"/>
          <w:color w:val="000000" w:themeColor="text1"/>
          <w:sz w:val="24"/>
          <w:szCs w:val="24"/>
          <w:rPrChange w:id="45" w:author="Isabella" w:date="2026-10-06T20:20:00Z">
            <w:rPr>
              <w:del w:id="46" w:author="HENRIQUE" w:date="2026-10-14T20:18:00Z"/>
              <w:rFonts w:ascii="Times New Roman" w:hAnsi="Times New Roman" w:cs="Times New Roman"/>
              <w:sz w:val="24"/>
              <w:szCs w:val="24"/>
            </w:rPr>
          </w:rPrChange>
        </w:rPr>
      </w:pPr>
      <w:ins w:id="47" w:author="HENRIQUE" w:date="2026-10-14T20:18:00Z">
        <w:r>
          <w:rPr>
            <w:rFonts w:ascii="Times New Roman" w:hAnsi="Times New Roman" w:cs="Times New Roman"/>
            <w:color w:val="000000" w:themeColor="text1"/>
            <w:sz w:val="24"/>
            <w:szCs w:val="24"/>
          </w:rPr>
          <w:t>HENRIQUE TEIXEIRA BORGES LEAL</w:t>
        </w:r>
      </w:ins>
      <w:del w:id="48" w:author="HENRIQUE" w:date="2026-10-14T20:18:00Z">
        <w:r w:rsidR="00595417" w:rsidRPr="00D43589" w:rsidDel="00BF03BD">
          <w:rPr>
            <w:rFonts w:ascii="Times New Roman" w:hAnsi="Times New Roman" w:cs="Times New Roman"/>
            <w:color w:val="000000" w:themeColor="text1"/>
            <w:sz w:val="24"/>
            <w:szCs w:val="24"/>
            <w:rPrChange w:id="49" w:author="Isabella" w:date="2026-10-06T20:20:00Z">
              <w:rPr>
                <w:rFonts w:ascii="Times New Roman" w:hAnsi="Times New Roman" w:cs="Times New Roman"/>
                <w:color w:val="1F4E79"/>
                <w:sz w:val="24"/>
                <w:szCs w:val="24"/>
              </w:rPr>
            </w:rPrChange>
          </w:rPr>
          <w:delText>[NOME COMPLETO DO ALUNO 1]</w:delText>
        </w:r>
        <w:r w:rsidR="00FC70D8" w:rsidRPr="00D43589" w:rsidDel="00BF03BD">
          <w:rPr>
            <w:rStyle w:val="Refdenotaderodap"/>
            <w:rFonts w:ascii="Times New Roman" w:hAnsi="Times New Roman" w:cs="Times New Roman"/>
            <w:color w:val="000000" w:themeColor="text1"/>
            <w:sz w:val="24"/>
            <w:szCs w:val="24"/>
            <w:rPrChange w:id="50" w:author="Isabella" w:date="2026-10-06T20:20:00Z">
              <w:rPr>
                <w:rStyle w:val="Refdenotaderodap"/>
                <w:rFonts w:ascii="Times New Roman" w:hAnsi="Times New Roman" w:cs="Times New Roman"/>
                <w:sz w:val="24"/>
                <w:szCs w:val="24"/>
              </w:rPr>
            </w:rPrChange>
          </w:rPr>
          <w:footnoteReference w:id="2"/>
        </w:r>
      </w:del>
    </w:p>
    <w:p w14:paraId="0EBA97DB" w14:textId="64F67416" w:rsidR="00595417" w:rsidRPr="00D43589" w:rsidDel="00BF03BD" w:rsidRDefault="00595417" w:rsidP="00BF03BD">
      <w:pPr>
        <w:spacing w:after="0" w:line="240" w:lineRule="auto"/>
        <w:rPr>
          <w:del w:id="57" w:author="HENRIQUE" w:date="2026-10-14T20:18:00Z"/>
          <w:rFonts w:ascii="Times New Roman" w:hAnsi="Times New Roman" w:cs="Times New Roman"/>
          <w:color w:val="000000" w:themeColor="text1"/>
          <w:sz w:val="24"/>
          <w:szCs w:val="24"/>
          <w:rPrChange w:id="58" w:author="Isabella" w:date="2026-10-06T20:20:00Z">
            <w:rPr>
              <w:del w:id="59" w:author="HENRIQUE" w:date="2026-10-14T20:18:00Z"/>
              <w:rFonts w:ascii="Times New Roman" w:hAnsi="Times New Roman" w:cs="Times New Roman"/>
              <w:sz w:val="24"/>
              <w:szCs w:val="24"/>
            </w:rPr>
          </w:rPrChange>
        </w:rPr>
        <w:pPrChange w:id="60" w:author="HENRIQUE" w:date="2026-10-14T20:18:00Z">
          <w:pPr>
            <w:spacing w:after="0" w:line="240" w:lineRule="auto"/>
            <w:ind w:firstLine="709"/>
            <w:jc w:val="right"/>
          </w:pPr>
        </w:pPrChange>
      </w:pPr>
      <w:del w:id="61" w:author="HENRIQUE" w:date="2026-10-14T20:18:00Z">
        <w:r w:rsidRPr="00D43589" w:rsidDel="00BF03BD">
          <w:rPr>
            <w:rFonts w:ascii="Times New Roman" w:hAnsi="Times New Roman" w:cs="Times New Roman"/>
            <w:color w:val="000000" w:themeColor="text1"/>
            <w:sz w:val="24"/>
            <w:szCs w:val="24"/>
            <w:rPrChange w:id="62" w:author="Isabella" w:date="2026-10-06T20:20:00Z">
              <w:rPr>
                <w:rFonts w:ascii="Times New Roman" w:hAnsi="Times New Roman" w:cs="Times New Roman"/>
                <w:color w:val="1F4E79"/>
                <w:sz w:val="24"/>
                <w:szCs w:val="24"/>
              </w:rPr>
            </w:rPrChange>
          </w:rPr>
          <w:delText>[NOME COMPLETO DO ALUNO 2 OU EXCLUIR ESTA LINHA]</w:delText>
        </w:r>
        <w:r w:rsidRPr="00D43589" w:rsidDel="00BF03BD">
          <w:rPr>
            <w:rStyle w:val="Refdenotaderodap"/>
            <w:rFonts w:ascii="Times New Roman" w:hAnsi="Times New Roman" w:cs="Times New Roman"/>
            <w:color w:val="000000" w:themeColor="text1"/>
            <w:sz w:val="24"/>
            <w:szCs w:val="24"/>
            <w:rPrChange w:id="63" w:author="Isabella" w:date="2026-10-06T20:20:00Z">
              <w:rPr>
                <w:rStyle w:val="Refdenotaderodap"/>
                <w:rFonts w:ascii="Times New Roman" w:hAnsi="Times New Roman" w:cs="Times New Roman"/>
                <w:sz w:val="24"/>
                <w:szCs w:val="24"/>
              </w:rPr>
            </w:rPrChange>
          </w:rPr>
          <w:footnoteReference w:id="3"/>
        </w:r>
      </w:del>
    </w:p>
    <w:p w14:paraId="2760661B" w14:textId="2F7E7CE5" w:rsidR="00595417" w:rsidRPr="00D43589" w:rsidDel="00BF03BD" w:rsidRDefault="00595417" w:rsidP="00BF03BD">
      <w:pPr>
        <w:spacing w:after="0" w:line="240" w:lineRule="auto"/>
        <w:rPr>
          <w:del w:id="69" w:author="HENRIQUE" w:date="2026-10-14T20:18:00Z"/>
          <w:rFonts w:ascii="Times New Roman" w:hAnsi="Times New Roman" w:cs="Times New Roman"/>
          <w:color w:val="000000" w:themeColor="text1"/>
          <w:sz w:val="24"/>
          <w:szCs w:val="24"/>
          <w:rPrChange w:id="70" w:author="Isabella" w:date="2026-10-06T20:20:00Z">
            <w:rPr>
              <w:del w:id="71" w:author="HENRIQUE" w:date="2026-10-14T20:18:00Z"/>
              <w:rFonts w:ascii="Times New Roman" w:hAnsi="Times New Roman" w:cs="Times New Roman"/>
              <w:sz w:val="24"/>
              <w:szCs w:val="24"/>
            </w:rPr>
          </w:rPrChange>
        </w:rPr>
        <w:pPrChange w:id="72" w:author="HENRIQUE" w:date="2026-10-14T20:18:00Z">
          <w:pPr>
            <w:spacing w:after="0" w:line="240" w:lineRule="auto"/>
            <w:ind w:firstLine="709"/>
            <w:jc w:val="right"/>
          </w:pPr>
        </w:pPrChange>
      </w:pPr>
      <w:del w:id="73" w:author="HENRIQUE" w:date="2026-10-14T20:18:00Z">
        <w:r w:rsidRPr="00D43589" w:rsidDel="00BF03BD">
          <w:rPr>
            <w:rFonts w:ascii="Times New Roman" w:hAnsi="Times New Roman" w:cs="Times New Roman"/>
            <w:color w:val="000000" w:themeColor="text1"/>
            <w:sz w:val="24"/>
            <w:szCs w:val="24"/>
            <w:rPrChange w:id="74" w:author="Isabella" w:date="2026-10-06T20:20:00Z">
              <w:rPr>
                <w:rFonts w:ascii="Times New Roman" w:hAnsi="Times New Roman" w:cs="Times New Roman"/>
                <w:color w:val="1F4E79"/>
                <w:sz w:val="24"/>
                <w:szCs w:val="24"/>
              </w:rPr>
            </w:rPrChange>
          </w:rPr>
          <w:delText>[NOME COMPLETO DO ALUNO 3 OU EXCLUIR ESTA LINHA]</w:delText>
        </w:r>
        <w:r w:rsidRPr="00D43589" w:rsidDel="00BF03BD">
          <w:rPr>
            <w:rStyle w:val="Refdenotaderodap"/>
            <w:rFonts w:ascii="Times New Roman" w:hAnsi="Times New Roman" w:cs="Times New Roman"/>
            <w:color w:val="000000" w:themeColor="text1"/>
            <w:sz w:val="24"/>
            <w:szCs w:val="24"/>
            <w:rPrChange w:id="75" w:author="Isabella" w:date="2026-10-06T20:20:00Z">
              <w:rPr>
                <w:rStyle w:val="Refdenotaderodap"/>
                <w:rFonts w:ascii="Times New Roman" w:hAnsi="Times New Roman" w:cs="Times New Roman"/>
                <w:sz w:val="24"/>
                <w:szCs w:val="24"/>
              </w:rPr>
            </w:rPrChange>
          </w:rPr>
          <w:footnoteReference w:id="4"/>
        </w:r>
        <w:commentRangeEnd w:id="6"/>
        <w:r w:rsidR="001736FF" w:rsidRPr="00D43589" w:rsidDel="00BF03BD">
          <w:rPr>
            <w:rStyle w:val="Refdecomentrio"/>
            <w:rFonts w:ascii="Times New Roman" w:hAnsi="Times New Roman"/>
            <w:color w:val="000000" w:themeColor="text1"/>
            <w:sz w:val="24"/>
            <w:rPrChange w:id="81" w:author="Isabella" w:date="2026-10-06T20:20:00Z">
              <w:rPr>
                <w:rStyle w:val="Refdecomentrio"/>
                <w:rFonts w:ascii="Times New Roman" w:hAnsi="Times New Roman"/>
                <w:sz w:val="24"/>
              </w:rPr>
            </w:rPrChange>
          </w:rPr>
          <w:commentReference w:id="6"/>
        </w:r>
      </w:del>
    </w:p>
    <w:p w14:paraId="3839E077" w14:textId="77777777" w:rsidR="00595417" w:rsidRPr="00D43589" w:rsidRDefault="00595417" w:rsidP="00BF03BD">
      <w:pPr>
        <w:spacing w:after="0" w:line="240" w:lineRule="auto"/>
        <w:ind w:firstLine="709"/>
        <w:jc w:val="right"/>
        <w:rPr>
          <w:rFonts w:ascii="Times New Roman" w:hAnsi="Times New Roman" w:cs="Times New Roman"/>
          <w:color w:val="000000" w:themeColor="text1"/>
          <w:sz w:val="24"/>
          <w:szCs w:val="24"/>
          <w:rPrChange w:id="82" w:author="Isabella" w:date="2026-10-06T20:20:00Z">
            <w:rPr>
              <w:rFonts w:ascii="Times New Roman" w:hAnsi="Times New Roman" w:cs="Times New Roman"/>
              <w:sz w:val="24"/>
              <w:szCs w:val="24"/>
            </w:rPr>
          </w:rPrChange>
        </w:rPr>
        <w:pPrChange w:id="83" w:author="HENRIQUE" w:date="2026-10-14T20:18:00Z">
          <w:pPr>
            <w:spacing w:after="0" w:line="240" w:lineRule="auto"/>
            <w:ind w:firstLine="709"/>
            <w:jc w:val="right"/>
          </w:pPr>
        </w:pPrChange>
      </w:pPr>
    </w:p>
    <w:p w14:paraId="1F651A16" w14:textId="77777777" w:rsidR="00595417" w:rsidRPr="00D43589" w:rsidRDefault="00595417" w:rsidP="00F670B9">
      <w:pPr>
        <w:spacing w:after="0" w:line="240" w:lineRule="auto"/>
        <w:ind w:firstLine="709"/>
        <w:jc w:val="right"/>
        <w:rPr>
          <w:rFonts w:ascii="Times New Roman" w:hAnsi="Times New Roman" w:cs="Times New Roman"/>
          <w:b/>
          <w:color w:val="000000" w:themeColor="text1"/>
          <w:sz w:val="24"/>
          <w:szCs w:val="24"/>
          <w:rPrChange w:id="84" w:author="Isabella" w:date="2026-10-06T20:20:00Z">
            <w:rPr>
              <w:rFonts w:ascii="Times New Roman" w:hAnsi="Times New Roman" w:cs="Times New Roman"/>
              <w:b/>
              <w:sz w:val="24"/>
              <w:szCs w:val="24"/>
            </w:rPr>
          </w:rPrChange>
        </w:rPr>
      </w:pPr>
    </w:p>
    <w:p w14:paraId="04A68434" w14:textId="77777777" w:rsidR="00F670B9" w:rsidRPr="00D43589" w:rsidRDefault="00F670B9" w:rsidP="00F670B9">
      <w:pPr>
        <w:spacing w:after="0" w:line="360" w:lineRule="auto"/>
        <w:jc w:val="both"/>
        <w:rPr>
          <w:rFonts w:ascii="Times New Roman" w:hAnsi="Times New Roman" w:cs="Times New Roman"/>
          <w:b/>
          <w:color w:val="000000" w:themeColor="text1"/>
          <w:sz w:val="24"/>
          <w:szCs w:val="24"/>
          <w:rPrChange w:id="85" w:author="Isabella" w:date="2026-10-06T20:20:00Z">
            <w:rPr>
              <w:rFonts w:ascii="Times New Roman" w:hAnsi="Times New Roman" w:cs="Times New Roman"/>
              <w:b/>
              <w:sz w:val="24"/>
              <w:szCs w:val="24"/>
            </w:rPr>
          </w:rPrChange>
        </w:rPr>
      </w:pPr>
    </w:p>
    <w:p w14:paraId="032A79F0" w14:textId="77777777" w:rsidR="00F670B9" w:rsidRPr="00D43589" w:rsidRDefault="00F670B9" w:rsidP="00F670B9">
      <w:pPr>
        <w:spacing w:after="0" w:line="360" w:lineRule="auto"/>
        <w:jc w:val="both"/>
        <w:rPr>
          <w:rFonts w:ascii="Times New Roman" w:hAnsi="Times New Roman" w:cs="Times New Roman"/>
          <w:b/>
          <w:color w:val="000000" w:themeColor="text1"/>
          <w:sz w:val="24"/>
          <w:szCs w:val="24"/>
          <w:rPrChange w:id="86" w:author="Isabella" w:date="2026-10-06T20:20:00Z">
            <w:rPr>
              <w:rFonts w:ascii="Times New Roman" w:hAnsi="Times New Roman" w:cs="Times New Roman"/>
              <w:b/>
              <w:sz w:val="24"/>
              <w:szCs w:val="24"/>
            </w:rPr>
          </w:rPrChange>
        </w:rPr>
      </w:pPr>
    </w:p>
    <w:p w14:paraId="0F94A4C3" w14:textId="77777777" w:rsidR="00A866D7" w:rsidRPr="00D43589" w:rsidDel="006D5DF8" w:rsidRDefault="00A866D7" w:rsidP="00AD1B1B">
      <w:pPr>
        <w:spacing w:after="0" w:line="240" w:lineRule="auto"/>
        <w:jc w:val="both"/>
        <w:rPr>
          <w:del w:id="87" w:author="Isabella" w:date="2026-10-06T19:05:00Z"/>
          <w:rFonts w:ascii="Times New Roman" w:hAnsi="Times New Roman" w:cs="Times New Roman"/>
          <w:b/>
          <w:color w:val="000000" w:themeColor="text1"/>
          <w:sz w:val="24"/>
          <w:szCs w:val="24"/>
          <w:rPrChange w:id="88" w:author="Isabella" w:date="2026-10-06T20:20:00Z">
            <w:rPr>
              <w:del w:id="89" w:author="Isabella" w:date="2026-10-06T19:05:00Z"/>
              <w:rFonts w:ascii="Times New Roman" w:hAnsi="Times New Roman" w:cs="Times New Roman"/>
              <w:b/>
              <w:sz w:val="24"/>
              <w:szCs w:val="24"/>
            </w:rPr>
          </w:rPrChange>
        </w:rPr>
      </w:pPr>
      <w:commentRangeStart w:id="90"/>
      <w:r w:rsidRPr="00D43589">
        <w:rPr>
          <w:rFonts w:ascii="Times New Roman" w:hAnsi="Times New Roman" w:cs="Times New Roman"/>
          <w:b/>
          <w:color w:val="000000" w:themeColor="text1"/>
          <w:sz w:val="24"/>
          <w:szCs w:val="24"/>
          <w:rPrChange w:id="91" w:author="Isabella" w:date="2026-10-06T20:20:00Z">
            <w:rPr>
              <w:rFonts w:ascii="Times New Roman" w:hAnsi="Times New Roman" w:cs="Times New Roman"/>
              <w:b/>
              <w:sz w:val="24"/>
              <w:szCs w:val="24"/>
            </w:rPr>
          </w:rPrChange>
        </w:rPr>
        <w:t>RESUMO</w:t>
      </w:r>
      <w:commentRangeEnd w:id="90"/>
      <w:r w:rsidR="0030327C" w:rsidRPr="00D43589">
        <w:rPr>
          <w:rStyle w:val="Refdecomentrio"/>
          <w:rFonts w:ascii="Times New Roman" w:hAnsi="Times New Roman" w:cs="Times New Roman"/>
          <w:b/>
          <w:color w:val="000000" w:themeColor="text1"/>
          <w:sz w:val="24"/>
          <w:szCs w:val="24"/>
          <w:rPrChange w:id="92" w:author="Isabella" w:date="2026-10-06T20:20:00Z">
            <w:rPr>
              <w:rStyle w:val="Refdecomentrio"/>
              <w:rFonts w:ascii="Times New Roman" w:hAnsi="Times New Roman" w:cs="Times New Roman"/>
              <w:b/>
              <w:sz w:val="24"/>
              <w:szCs w:val="24"/>
            </w:rPr>
          </w:rPrChange>
        </w:rPr>
        <w:commentReference w:id="90"/>
      </w:r>
    </w:p>
    <w:p w14:paraId="548185A3" w14:textId="77777777" w:rsidR="00CF7C84" w:rsidRPr="00D43589" w:rsidDel="006D5DF8" w:rsidRDefault="00CF7C84" w:rsidP="00AD1B1B">
      <w:pPr>
        <w:spacing w:after="0" w:line="240" w:lineRule="auto"/>
        <w:jc w:val="both"/>
        <w:rPr>
          <w:del w:id="93" w:author="Isabella" w:date="2026-10-06T19:05:00Z"/>
          <w:rFonts w:ascii="Times New Roman" w:hAnsi="Times New Roman" w:cs="Times New Roman"/>
          <w:b/>
          <w:color w:val="000000" w:themeColor="text1"/>
          <w:sz w:val="24"/>
          <w:szCs w:val="24"/>
          <w:rPrChange w:id="94" w:author="Isabella" w:date="2026-10-06T20:20:00Z">
            <w:rPr>
              <w:del w:id="95" w:author="Isabella" w:date="2026-10-06T19:05:00Z"/>
              <w:rFonts w:ascii="Times New Roman" w:hAnsi="Times New Roman" w:cs="Times New Roman"/>
              <w:b/>
              <w:sz w:val="24"/>
              <w:szCs w:val="24"/>
            </w:rPr>
          </w:rPrChange>
        </w:rPr>
      </w:pPr>
    </w:p>
    <w:p w14:paraId="07F0A2EC" w14:textId="2BC5D972" w:rsidR="00623E37" w:rsidDel="00BF03BD" w:rsidRDefault="00AE49E2" w:rsidP="00BF03BD">
      <w:pPr>
        <w:spacing w:after="0" w:line="240" w:lineRule="auto"/>
        <w:jc w:val="both"/>
        <w:rPr>
          <w:del w:id="96" w:author="HENRIQUE" w:date="2026-10-14T20:22:00Z"/>
          <w:rFonts w:ascii="Times New Roman" w:hAnsi="Times New Roman"/>
          <w:bCs/>
          <w:color w:val="000000" w:themeColor="text1"/>
          <w:sz w:val="24"/>
        </w:rPr>
      </w:pPr>
      <w:del w:id="97" w:author="Isabella" w:date="2026-10-06T19:05:00Z">
        <w:r w:rsidRPr="00D43589" w:rsidDel="006D5DF8">
          <w:rPr>
            <w:rFonts w:ascii="Times New Roman" w:hAnsi="Times New Roman"/>
            <w:b/>
            <w:color w:val="000000" w:themeColor="text1"/>
            <w:sz w:val="24"/>
            <w:rPrChange w:id="98" w:author="Isabella" w:date="2026-10-06T20:20:00Z">
              <w:rPr>
                <w:rFonts w:ascii="Times New Roman" w:hAnsi="Times New Roman"/>
                <w:b/>
                <w:color w:val="C00000"/>
                <w:sz w:val="24"/>
              </w:rPr>
            </w:rPrChange>
          </w:rPr>
          <w:delText xml:space="preserve">INSTRUÇÃO: </w:delText>
        </w:r>
        <w:r w:rsidRPr="00D43589" w:rsidDel="006D5DF8">
          <w:rPr>
            <w:rFonts w:ascii="Times New Roman" w:hAnsi="Times New Roman"/>
            <w:i/>
            <w:color w:val="000000" w:themeColor="text1"/>
            <w:sz w:val="24"/>
            <w:rPrChange w:id="99" w:author="Isabella" w:date="2026-10-06T20:20:00Z">
              <w:rPr>
                <w:rFonts w:ascii="Times New Roman" w:hAnsi="Times New Roman"/>
                <w:i/>
                <w:color w:val="C00000"/>
                <w:sz w:val="24"/>
              </w:rPr>
            </w:rPrChange>
          </w:rPr>
          <w:delText>gere o texto com o arquivo Markdown final. Depois, cole o bloco RESUMO COMPLETO abaixo, apague todas as marcações entre colchetes e mantenha um único parágrafo, sem tópicos ou subtítulos.</w:delText>
        </w:r>
      </w:del>
      <w:r w:rsidRPr="00D43589">
        <w:rPr>
          <w:rFonts w:ascii="Times New Roman" w:hAnsi="Times New Roman"/>
          <w:i/>
          <w:color w:val="000000" w:themeColor="text1"/>
          <w:sz w:val="24"/>
          <w:rPrChange w:id="100" w:author="Isabella" w:date="2026-10-06T20:20:00Z">
            <w:rPr>
              <w:rFonts w:ascii="Times New Roman" w:hAnsi="Times New Roman"/>
              <w:i/>
              <w:color w:val="C00000"/>
              <w:sz w:val="24"/>
            </w:rPr>
          </w:rPrChange>
        </w:rPr>
        <w:br/>
      </w:r>
      <w:r w:rsidRPr="00D43589">
        <w:rPr>
          <w:rFonts w:ascii="Times New Roman" w:hAnsi="Times New Roman"/>
          <w:i/>
          <w:color w:val="000000" w:themeColor="text1"/>
          <w:sz w:val="24"/>
          <w:rPrChange w:id="101" w:author="Isabella" w:date="2026-10-06T20:20:00Z">
            <w:rPr>
              <w:rFonts w:ascii="Times New Roman" w:hAnsi="Times New Roman"/>
              <w:i/>
              <w:color w:val="C00000"/>
              <w:sz w:val="24"/>
            </w:rPr>
          </w:rPrChange>
        </w:rPr>
        <w:br/>
      </w:r>
      <w:ins w:id="102" w:author="HENRIQUE" w:date="2026-10-14T20:23:00Z">
        <w:r w:rsidR="00BF03BD">
          <w:t xml:space="preserve">A rápida e constante expansão das tecnologias computacionais e das ferramentas digitais nas últimas décadas acabou por transformar de maneira profunda as dinâmicas sociais, os hábitos cotidianos e os ambientes de ensino em nossa sociedade. Dentro da realidade específica da primeira infância, os recursos fundamentados em inteligência artificial vêm conquistando um espaço expressivo, marcando presença tanto no ambiente familiar quanto nas rotinas pedagógicas das salas de aula voltadas para a pré-escola. Contudo, essa inserção veloz e muitas vezes desregrada de dispositivos eletrônicos e aplicativos interativos acende alertas importantes entre especialistas, pois o acesso sem supervisão adequada pode desencadear prejuízos físicos e cognitivos reais nas crianças, tais como alterações prejudiciais no ciclo do sono, fadiga visual precoce, comportamentos sedentários e uma notável dispersão da capacidade de atenção. Além desses fatores, o uso indiscriminado e isolado da tecnologia carrega o risco latente de substituir as interações humanas essenciais, as trocas interpessoais ricas em afeto e as brincadeiras corporais que formam a base indispensável do desenvolvimento infantil saudável. Diante desse cenário complexo e dual, marcado simultaneamente por riscos evidentes e oportunidades pedagógicas promissoras, ergue-se a principal questão norteadora desta investigação: de que maneira o uso da inteligência artificial pode atuar no sentido de melhorar e qualificar o aprendizado na educação infantil? A justificativa para a realização deste estudo apoia-se na urgência de debater criticamente essa inovação tecnológica, distanciando-se tanto de posturas de recusa ingênua quanto de aceitações acríticas, de modo a demonstrar que a tecnologia pode sim ser integrada com responsabilidade como um valioso instrumento de apoio educacional. A partir dessas premissas, o objetivo geral deste trabalho consiste em analisar a inteligência artificial estritamente como um meio capaz de auxiliar o processo de aprendizagem na educação infantil, mapeando detalhadamente as suas reais potencialidades e os cuidados indispensáveis frente aos perigos devidamente apontados na literatura científica recente. No que tange aos aspectos metodológicos, esta pesquisa caracteriza-se como um estudo de abordagem estritamente qualitativa e de natureza teórica, desenvolvida inteiramente sem a necessidade de procedimentos práticos de campo, sustentando-se sobre um sólido embasamento em referenciais teóricos. O percurso metodológico envolveu a revisão minuciosa e a análise crítica de artigos científicos publicados e indexados entre os anos de 2021 e 2026, obtidos por meio de buscas em bases de dados acadêmicas especializadas. A partir da análise temática do material selecionado, a literatura examinada demonstra de maneira clara que a inteligência artificial, desde que seja rigorosamente mediada por profissionais da educação capacitados e conscientes, possui um potencial expressivo para auxiliar na personalização do ensino, na otimização do planejamento de rotinas pedagógicas e no suporte a avaliações diagnósticas e </w:t>
        </w:r>
        <w:r w:rsidR="00BF03BD">
          <w:lastRenderedPageBreak/>
          <w:t>processos de inclusão escolar, a exemplo de softwares baseados em visão computacional e modelos de linguagem voltados à sondagem da escrita e dos desenhos infantis. Por outro lado, as divergências encontradas entre os estudos revisados refletem a transição entre abordagens de cunho puramente conceitual e preventivo — ancoradas em diretrizes pediátricas de saúde — e trabalhos voltados ao desenvolvimento prático de aplicações tecnológicas educacionais. Como principais lacunas identificadas no campo de estudo, destacam-se a escassez de pesquisas empíricas de longo prazo aplicadas diretamente no cotidiano das salas de aula da pré-escola e a necessidade urgente de validação estatística mais robusta para os modelos automatizados. Conclui-se que o uso da inteligência artificial é capaz de beneficiar o aprendizado infantil desde que implementado de maneira planejada, lúdica e sob supervisão constante, ressaltando que nenhum recurso digital substitui a presença insubstituível do educador e as relações humanas, devendo atuar estritamente como um suporte complementar. Por fim, sugere-se o investimento contínuo na capacitação dos professores e o fomento a novas pesquisas empíricas sobre o tema.</w:t>
        </w:r>
        <w:r w:rsidR="00BF03BD" w:rsidRPr="00D43589" w:rsidDel="00BF03BD">
          <w:rPr>
            <w:rFonts w:ascii="Times New Roman" w:hAnsi="Times New Roman"/>
            <w:bCs/>
            <w:color w:val="000000" w:themeColor="text1"/>
            <w:sz w:val="24"/>
            <w:rPrChange w:id="103" w:author="Isabella" w:date="2026-10-06T20:20:00Z">
              <w:rPr>
                <w:rFonts w:ascii="Times New Roman" w:hAnsi="Times New Roman"/>
                <w:bCs/>
                <w:color w:val="000000" w:themeColor="text1"/>
                <w:sz w:val="24"/>
              </w:rPr>
            </w:rPrChange>
          </w:rPr>
          <w:t xml:space="preserve"> </w:t>
        </w:r>
      </w:ins>
      <w:del w:id="104" w:author="HENRIQUE" w:date="2026-10-14T20:22:00Z">
        <w:r w:rsidRPr="00D43589" w:rsidDel="00BF03BD">
          <w:rPr>
            <w:rFonts w:ascii="Times New Roman" w:hAnsi="Times New Roman"/>
            <w:bCs/>
            <w:color w:val="000000" w:themeColor="text1"/>
            <w:sz w:val="24"/>
            <w:rPrChange w:id="105" w:author="Isabella" w:date="2026-10-06T20:20:00Z">
              <w:rPr>
                <w:rFonts w:ascii="Times New Roman" w:hAnsi="Times New Roman"/>
                <w:b/>
                <w:color w:val="1F4E79"/>
                <w:sz w:val="24"/>
              </w:rPr>
            </w:rPrChange>
          </w:rPr>
          <w:delText>[INTRODUÇÃO — COLE AQUI O TRECHO COM CONTEXTO, TEMA, PROBLEMA, JUSTIFICATIVA E OBJETIVO]</w:delText>
        </w:r>
        <w:r w:rsidRPr="00D43589" w:rsidDel="00BF03BD">
          <w:rPr>
            <w:rFonts w:ascii="Times New Roman" w:hAnsi="Times New Roman"/>
            <w:bCs/>
            <w:color w:val="000000" w:themeColor="text1"/>
            <w:sz w:val="24"/>
            <w:rPrChange w:id="106" w:author="Isabella" w:date="2026-10-06T20:20:00Z">
              <w:rPr>
                <w:rFonts w:ascii="Times New Roman" w:hAnsi="Times New Roman"/>
                <w:sz w:val="24"/>
              </w:rPr>
            </w:rPrChange>
          </w:rPr>
          <w:delText xml:space="preserve"> </w:delText>
        </w:r>
        <w:r w:rsidRPr="00D43589" w:rsidDel="00BF03BD">
          <w:rPr>
            <w:rFonts w:ascii="Times New Roman" w:hAnsi="Times New Roman"/>
            <w:bCs/>
            <w:color w:val="000000" w:themeColor="text1"/>
            <w:sz w:val="24"/>
            <w:rPrChange w:id="107" w:author="Isabella" w:date="2026-10-06T20:20:00Z">
              <w:rPr>
                <w:rFonts w:ascii="Times New Roman" w:hAnsi="Times New Roman"/>
                <w:b/>
                <w:color w:val="1F4E79"/>
                <w:sz w:val="24"/>
              </w:rPr>
            </w:rPrChange>
          </w:rPr>
          <w:delText>[METODOLOGIA — COLE AQUI O TRECHO COM TIPO DE REVISÃO, BASES, RECORTE, CRITÉRIOS, TRIAGEM E ANÁLISE]</w:delText>
        </w:r>
        <w:r w:rsidRPr="00D43589" w:rsidDel="00BF03BD">
          <w:rPr>
            <w:rFonts w:ascii="Times New Roman" w:hAnsi="Times New Roman"/>
            <w:bCs/>
            <w:color w:val="000000" w:themeColor="text1"/>
            <w:sz w:val="24"/>
            <w:rPrChange w:id="108" w:author="Isabella" w:date="2026-10-06T20:20:00Z">
              <w:rPr>
                <w:rFonts w:ascii="Times New Roman" w:hAnsi="Times New Roman"/>
                <w:sz w:val="24"/>
              </w:rPr>
            </w:rPrChange>
          </w:rPr>
          <w:delText xml:space="preserve"> </w:delText>
        </w:r>
        <w:r w:rsidRPr="00D43589" w:rsidDel="00BF03BD">
          <w:rPr>
            <w:rFonts w:ascii="Times New Roman" w:hAnsi="Times New Roman"/>
            <w:bCs/>
            <w:color w:val="000000" w:themeColor="text1"/>
            <w:sz w:val="24"/>
            <w:rPrChange w:id="109" w:author="Isabella" w:date="2026-10-06T20:20:00Z">
              <w:rPr>
                <w:rFonts w:ascii="Times New Roman" w:hAnsi="Times New Roman"/>
                <w:b/>
                <w:color w:val="1F4E79"/>
                <w:sz w:val="24"/>
              </w:rPr>
            </w:rPrChange>
          </w:rPr>
          <w:delText>[DESENVOLVIMENTO — COLE AQUI A SÍNTESE CRÍTICA DOS ESTUDOS, COM COMPARAÇÕES, RESULTADOS, LIMITAÇÕES E LACUNAS]</w:delText>
        </w:r>
        <w:r w:rsidRPr="00D43589" w:rsidDel="00BF03BD">
          <w:rPr>
            <w:rFonts w:ascii="Times New Roman" w:hAnsi="Times New Roman"/>
            <w:bCs/>
            <w:color w:val="000000" w:themeColor="text1"/>
            <w:sz w:val="24"/>
            <w:rPrChange w:id="110" w:author="Isabella" w:date="2026-10-06T20:20:00Z">
              <w:rPr>
                <w:rFonts w:ascii="Times New Roman" w:hAnsi="Times New Roman"/>
                <w:sz w:val="24"/>
              </w:rPr>
            </w:rPrChange>
          </w:rPr>
          <w:delText xml:space="preserve"> </w:delText>
        </w:r>
        <w:r w:rsidRPr="00D43589" w:rsidDel="00BF03BD">
          <w:rPr>
            <w:rFonts w:ascii="Times New Roman" w:hAnsi="Times New Roman"/>
            <w:bCs/>
            <w:color w:val="000000" w:themeColor="text1"/>
            <w:sz w:val="24"/>
            <w:rPrChange w:id="111" w:author="Isabella" w:date="2026-10-06T20:20:00Z">
              <w:rPr>
                <w:rFonts w:ascii="Times New Roman" w:hAnsi="Times New Roman"/>
                <w:b/>
                <w:color w:val="1F4E79"/>
                <w:sz w:val="24"/>
              </w:rPr>
            </w:rPrChange>
          </w:rPr>
          <w:delText>[CONSIDERAÇÕES GERAIS — COLE AQUI A RESPOSTA AO PROBLEMA, O SIGNIFICADO DOS ACHADOS, AS LIMITAÇÕES E AS RECOMENDAÇÕES]</w:delText>
        </w:r>
      </w:del>
    </w:p>
    <w:p w14:paraId="67BBA34B" w14:textId="77777777" w:rsidR="00BF03BD" w:rsidRPr="00D43589" w:rsidRDefault="00BF03BD">
      <w:pPr>
        <w:spacing w:after="0" w:line="240" w:lineRule="auto"/>
        <w:jc w:val="both"/>
        <w:rPr>
          <w:ins w:id="112" w:author="HENRIQUE" w:date="2026-10-14T20:22:00Z"/>
          <w:rFonts w:ascii="Times New Roman" w:hAnsi="Times New Roman" w:cs="Times New Roman"/>
          <w:bCs/>
          <w:color w:val="000000" w:themeColor="text1"/>
          <w:sz w:val="24"/>
          <w:szCs w:val="24"/>
          <w:rPrChange w:id="113" w:author="Isabella" w:date="2026-10-06T20:20:00Z">
            <w:rPr>
              <w:ins w:id="114" w:author="HENRIQUE" w:date="2026-10-14T20:22:00Z"/>
              <w:rFonts w:ascii="Times New Roman" w:hAnsi="Times New Roman" w:cs="Times New Roman"/>
              <w:sz w:val="24"/>
              <w:szCs w:val="24"/>
            </w:rPr>
          </w:rPrChange>
        </w:rPr>
        <w:pPrChange w:id="115" w:author="Isabella" w:date="2026-10-06T19:05:00Z">
          <w:pPr>
            <w:spacing w:after="0" w:line="360" w:lineRule="auto"/>
          </w:pPr>
        </w:pPrChange>
      </w:pPr>
    </w:p>
    <w:p w14:paraId="35A6F002" w14:textId="77777777" w:rsidR="004708DB" w:rsidRPr="00D43589" w:rsidRDefault="004708DB" w:rsidP="00BF03BD">
      <w:pPr>
        <w:spacing w:after="0" w:line="240" w:lineRule="auto"/>
        <w:jc w:val="both"/>
        <w:rPr>
          <w:rFonts w:ascii="Times New Roman" w:hAnsi="Times New Roman" w:cs="Times New Roman"/>
          <w:color w:val="000000" w:themeColor="text1"/>
          <w:sz w:val="24"/>
          <w:szCs w:val="24"/>
          <w:rPrChange w:id="116" w:author="Isabella" w:date="2026-10-06T20:20:00Z">
            <w:rPr>
              <w:rFonts w:ascii="Times New Roman" w:hAnsi="Times New Roman" w:cs="Times New Roman"/>
              <w:sz w:val="24"/>
              <w:szCs w:val="24"/>
            </w:rPr>
          </w:rPrChange>
        </w:rPr>
      </w:pPr>
    </w:p>
    <w:p w14:paraId="60524003" w14:textId="6C7A3150" w:rsidR="004708DB" w:rsidRPr="00D43589" w:rsidRDefault="00ED28C6" w:rsidP="00AD1B1B">
      <w:pPr>
        <w:spacing w:after="0" w:line="240" w:lineRule="auto"/>
        <w:jc w:val="both"/>
        <w:rPr>
          <w:rFonts w:ascii="Times New Roman" w:hAnsi="Times New Roman" w:cs="Times New Roman"/>
          <w:color w:val="000000" w:themeColor="text1"/>
          <w:sz w:val="24"/>
          <w:szCs w:val="24"/>
          <w:rPrChange w:id="117" w:author="Isabella" w:date="2026-10-06T20:20:00Z">
            <w:rPr>
              <w:rFonts w:ascii="Times New Roman" w:hAnsi="Times New Roman" w:cs="Times New Roman"/>
              <w:sz w:val="24"/>
              <w:szCs w:val="24"/>
            </w:rPr>
          </w:rPrChange>
        </w:rPr>
      </w:pPr>
      <w:r w:rsidRPr="00D43589">
        <w:rPr>
          <w:rFonts w:ascii="Times New Roman" w:hAnsi="Times New Roman"/>
          <w:b/>
          <w:color w:val="000000" w:themeColor="text1"/>
          <w:sz w:val="24"/>
          <w:rPrChange w:id="118" w:author="Isabella" w:date="2026-10-06T20:20:00Z">
            <w:rPr>
              <w:rFonts w:ascii="Times New Roman" w:hAnsi="Times New Roman"/>
              <w:b/>
              <w:sz w:val="24"/>
            </w:rPr>
          </w:rPrChange>
        </w:rPr>
        <w:t xml:space="preserve">Palavras-chave: </w:t>
      </w:r>
      <w:ins w:id="119" w:author="HENRIQUE" w:date="2026-10-14T20:22:00Z">
        <w:r w:rsidR="00BF03BD" w:rsidRPr="00BF03BD">
          <w:rPr>
            <w:rFonts w:ascii="Times New Roman" w:hAnsi="Times New Roman"/>
            <w:b/>
            <w:color w:val="000000" w:themeColor="text1"/>
            <w:sz w:val="24"/>
          </w:rPr>
          <w:t>inteligência artificial; educação infantil; aprendizagem.</w:t>
        </w:r>
        <w:r w:rsidR="00BF03BD" w:rsidRPr="00BF03BD" w:rsidDel="00BF03BD">
          <w:rPr>
            <w:rFonts w:ascii="Times New Roman" w:hAnsi="Times New Roman"/>
            <w:b/>
            <w:color w:val="000000" w:themeColor="text1"/>
            <w:sz w:val="24"/>
            <w:rPrChange w:id="120" w:author="Isabella" w:date="2026-10-06T20:20:00Z">
              <w:rPr>
                <w:rFonts w:ascii="Times New Roman" w:hAnsi="Times New Roman"/>
                <w:b/>
                <w:color w:val="000000" w:themeColor="text1"/>
                <w:sz w:val="24"/>
              </w:rPr>
            </w:rPrChange>
          </w:rPr>
          <w:t xml:space="preserve"> </w:t>
        </w:r>
      </w:ins>
      <w:del w:id="121" w:author="HENRIQUE" w:date="2026-10-14T20:22:00Z">
        <w:r w:rsidRPr="00D43589" w:rsidDel="00BF03BD">
          <w:rPr>
            <w:rFonts w:ascii="Times New Roman" w:hAnsi="Times New Roman"/>
            <w:color w:val="000000" w:themeColor="text1"/>
            <w:sz w:val="24"/>
            <w:rPrChange w:id="122" w:author="Isabella" w:date="2026-10-06T20:20:00Z">
              <w:rPr>
                <w:rFonts w:ascii="Times New Roman" w:hAnsi="Times New Roman"/>
                <w:color w:val="1F4E79"/>
                <w:sz w:val="24"/>
              </w:rPr>
            </w:rPrChange>
          </w:rPr>
          <w:delText>[COLE AQUI TRÊS PALAVRAS-CHAVE SEPARADAS POR PONTO]</w:delText>
        </w:r>
      </w:del>
    </w:p>
    <w:p w14:paraId="4E6E9146" w14:textId="77777777" w:rsidR="004708DB" w:rsidRPr="00D43589" w:rsidRDefault="004708DB" w:rsidP="00AD1B1B">
      <w:pPr>
        <w:spacing w:after="0" w:line="240" w:lineRule="auto"/>
        <w:jc w:val="both"/>
        <w:rPr>
          <w:rFonts w:ascii="Times New Roman" w:hAnsi="Times New Roman" w:cs="Times New Roman"/>
          <w:b/>
          <w:color w:val="000000" w:themeColor="text1"/>
          <w:sz w:val="24"/>
          <w:szCs w:val="24"/>
          <w:rPrChange w:id="123" w:author="Isabella" w:date="2026-10-06T20:20:00Z">
            <w:rPr>
              <w:rFonts w:ascii="Times New Roman" w:hAnsi="Times New Roman" w:cs="Times New Roman"/>
              <w:b/>
              <w:sz w:val="24"/>
              <w:szCs w:val="24"/>
            </w:rPr>
          </w:rPrChange>
        </w:rPr>
      </w:pPr>
    </w:p>
    <w:p w14:paraId="02C810A3" w14:textId="77777777" w:rsidR="00C259E1" w:rsidRPr="00D43589" w:rsidRDefault="00C259E1" w:rsidP="00AD1B1B">
      <w:pPr>
        <w:spacing w:after="0" w:line="240" w:lineRule="auto"/>
        <w:jc w:val="both"/>
        <w:rPr>
          <w:rFonts w:ascii="Times New Roman" w:hAnsi="Times New Roman" w:cs="Times New Roman"/>
          <w:b/>
          <w:color w:val="000000" w:themeColor="text1"/>
          <w:sz w:val="24"/>
          <w:szCs w:val="24"/>
          <w:rPrChange w:id="124" w:author="Isabella" w:date="2026-10-06T20:20:00Z">
            <w:rPr>
              <w:rFonts w:ascii="Times New Roman" w:hAnsi="Times New Roman" w:cs="Times New Roman"/>
              <w:b/>
              <w:sz w:val="24"/>
              <w:szCs w:val="24"/>
            </w:rPr>
          </w:rPrChange>
        </w:rPr>
      </w:pPr>
    </w:p>
    <w:p w14:paraId="5032E766" w14:textId="77777777" w:rsidR="007641CF" w:rsidRPr="00D43589" w:rsidRDefault="007641CF" w:rsidP="00AD1B1B">
      <w:pPr>
        <w:spacing w:after="0" w:line="240" w:lineRule="auto"/>
        <w:jc w:val="both"/>
        <w:rPr>
          <w:rFonts w:ascii="Times New Roman" w:hAnsi="Times New Roman" w:cs="Times New Roman"/>
          <w:b/>
          <w:color w:val="000000" w:themeColor="text1"/>
          <w:sz w:val="24"/>
          <w:szCs w:val="24"/>
          <w:rPrChange w:id="125" w:author="Isabella" w:date="2026-10-06T20:20:00Z">
            <w:rPr>
              <w:rFonts w:ascii="Times New Roman" w:hAnsi="Times New Roman" w:cs="Times New Roman"/>
              <w:b/>
              <w:sz w:val="24"/>
              <w:szCs w:val="24"/>
            </w:rPr>
          </w:rPrChange>
        </w:rPr>
      </w:pPr>
      <w:commentRangeStart w:id="126"/>
      <w:r w:rsidRPr="00D43589">
        <w:rPr>
          <w:rFonts w:ascii="Times New Roman" w:hAnsi="Times New Roman" w:cs="Times New Roman"/>
          <w:b/>
          <w:color w:val="000000" w:themeColor="text1"/>
          <w:sz w:val="24"/>
          <w:szCs w:val="24"/>
          <w:rPrChange w:id="127" w:author="Isabella" w:date="2026-10-06T20:20:00Z">
            <w:rPr>
              <w:rFonts w:ascii="Times New Roman" w:hAnsi="Times New Roman" w:cs="Times New Roman"/>
              <w:b/>
              <w:sz w:val="24"/>
              <w:szCs w:val="24"/>
            </w:rPr>
          </w:rPrChange>
        </w:rPr>
        <w:t>REFERÊNCIA</w:t>
      </w:r>
      <w:r w:rsidR="00E1616A" w:rsidRPr="00D43589">
        <w:rPr>
          <w:rFonts w:ascii="Times New Roman" w:hAnsi="Times New Roman" w:cs="Times New Roman"/>
          <w:b/>
          <w:color w:val="000000" w:themeColor="text1"/>
          <w:sz w:val="24"/>
          <w:szCs w:val="24"/>
          <w:rPrChange w:id="128" w:author="Isabella" w:date="2026-10-06T20:20:00Z">
            <w:rPr>
              <w:rFonts w:ascii="Times New Roman" w:hAnsi="Times New Roman" w:cs="Times New Roman"/>
              <w:b/>
              <w:sz w:val="24"/>
              <w:szCs w:val="24"/>
            </w:rPr>
          </w:rPrChange>
        </w:rPr>
        <w:t>S</w:t>
      </w:r>
      <w:commentRangeEnd w:id="126"/>
      <w:r w:rsidR="000656E9" w:rsidRPr="00D43589">
        <w:rPr>
          <w:b/>
          <w:color w:val="000000" w:themeColor="text1"/>
          <w:sz w:val="24"/>
          <w:szCs w:val="24"/>
          <w:rPrChange w:id="129" w:author="Isabella" w:date="2026-10-06T20:20:00Z">
            <w:rPr>
              <w:b/>
              <w:sz w:val="24"/>
              <w:szCs w:val="24"/>
            </w:rPr>
          </w:rPrChange>
        </w:rPr>
        <w:commentReference w:id="126"/>
      </w:r>
    </w:p>
    <w:p w14:paraId="279587B1" w14:textId="77777777" w:rsidR="00BF03BD" w:rsidRDefault="00BF03BD" w:rsidP="00BF03BD">
      <w:pPr>
        <w:pStyle w:val="NormalWeb"/>
        <w:rPr>
          <w:ins w:id="130" w:author="HENRIQUE" w:date="2026-10-14T20:22:00Z"/>
        </w:rPr>
      </w:pPr>
      <w:ins w:id="131" w:author="HENRIQUE" w:date="2026-10-14T20:22:00Z">
        <w:r>
          <w:t xml:space="preserve">MACEDO, </w:t>
        </w:r>
        <w:proofErr w:type="spellStart"/>
        <w:r>
          <w:t>Patricia</w:t>
        </w:r>
        <w:proofErr w:type="spellEnd"/>
        <w:r>
          <w:t xml:space="preserve">; TATIZANA, Celso. Desenvolvimento de um aplicativo para sondagem no ensino infantil utilizando recursos de inteligência artificial. </w:t>
        </w:r>
        <w:r>
          <w:rPr>
            <w:b/>
            <w:bCs/>
          </w:rPr>
          <w:t>RECIMA21 - Revista Científica</w:t>
        </w:r>
        <w:r>
          <w:t xml:space="preserve">, v. 7, n. 2, e727220, 2026. Disponível em: </w:t>
        </w:r>
        <w:r>
          <w:fldChar w:fldCharType="begin"/>
        </w:r>
        <w:r>
          <w:instrText xml:space="preserve"> HYPERLINK "https://www.google.com/search?q=https://doi.org/10.47820/recima21.v7i2.7220" \t "_blank" </w:instrText>
        </w:r>
        <w:r>
          <w:fldChar w:fldCharType="separate"/>
        </w:r>
        <w:r>
          <w:rPr>
            <w:rStyle w:val="Hyperlink"/>
          </w:rPr>
          <w:t>https://doi.org/10.47820/recima21.v7i2.7220</w:t>
        </w:r>
        <w:r>
          <w:fldChar w:fldCharType="end"/>
        </w:r>
        <w:r>
          <w:t>. Acesso em: 14 out. 2026.</w:t>
        </w:r>
      </w:ins>
    </w:p>
    <w:p w14:paraId="2E834AEC" w14:textId="77777777" w:rsidR="00BF03BD" w:rsidRDefault="00BF03BD" w:rsidP="00BF03BD">
      <w:pPr>
        <w:pStyle w:val="NormalWeb"/>
        <w:rPr>
          <w:ins w:id="132" w:author="HENRIQUE" w:date="2026-10-14T20:22:00Z"/>
        </w:rPr>
      </w:pPr>
      <w:ins w:id="133" w:author="HENRIQUE" w:date="2026-10-14T20:22:00Z">
        <w:r>
          <w:t xml:space="preserve">SEIKE, Ana Clara da Costa </w:t>
        </w:r>
        <w:r>
          <w:rPr>
            <w:i/>
            <w:iCs/>
          </w:rPr>
          <w:t>et al.</w:t>
        </w:r>
        <w:r>
          <w:t xml:space="preserve"> Aplicação de tecnologias de inteligência artificial na educação infantil. </w:t>
        </w:r>
        <w:r>
          <w:rPr>
            <w:b/>
            <w:bCs/>
          </w:rPr>
          <w:t>In Revista</w:t>
        </w:r>
        <w:r>
          <w:t xml:space="preserve">, Ribeirão Preto, v. 15, n. 1, p. 2-28, 2023. Disponível em: </w:t>
        </w:r>
        <w:r>
          <w:fldChar w:fldCharType="begin"/>
        </w:r>
        <w:r>
          <w:instrText xml:space="preserve"> HYPERLINK "https://revistas.unaerp.br/inrevista/article/view/3070" \t "_blank" </w:instrText>
        </w:r>
        <w:r>
          <w:fldChar w:fldCharType="separate"/>
        </w:r>
        <w:r>
          <w:rPr>
            <w:rStyle w:val="Hyperlink"/>
          </w:rPr>
          <w:t>https://revistas.unaerp.br/inrevista/article/view/3070</w:t>
        </w:r>
        <w:r>
          <w:fldChar w:fldCharType="end"/>
        </w:r>
        <w:r>
          <w:t>. Acesso em: 13 out. 2026.</w:t>
        </w:r>
      </w:ins>
    </w:p>
    <w:p w14:paraId="7DDE0D5B" w14:textId="77777777" w:rsidR="00BF03BD" w:rsidRDefault="00BF03BD" w:rsidP="00BF03BD">
      <w:pPr>
        <w:pStyle w:val="NormalWeb"/>
        <w:rPr>
          <w:ins w:id="134" w:author="HENRIQUE" w:date="2026-10-14T20:22:00Z"/>
        </w:rPr>
      </w:pPr>
      <w:ins w:id="135" w:author="HENRIQUE" w:date="2026-10-14T20:22:00Z">
        <w:r>
          <w:t xml:space="preserve">SOUZA, Caroline Vitória; PEREIRA, Maria Marta do Couto. As tecnologias de inteligência artificial e o desenvolvimento infantil: impactos e possibilidades. </w:t>
        </w:r>
        <w:r>
          <w:rPr>
            <w:b/>
            <w:bCs/>
          </w:rPr>
          <w:t>Revista Pergaminho</w:t>
        </w:r>
        <w:r>
          <w:t xml:space="preserve">, Patos de Minas, v. 14, p. 40-51, 2024. Disponível em: </w:t>
        </w:r>
        <w:r>
          <w:fldChar w:fldCharType="begin"/>
        </w:r>
        <w:r>
          <w:instrText xml:space="preserve"> HYPERLINK "https://revistas.unipam.edu.br/index.php/pergaminho" \t "_blank" </w:instrText>
        </w:r>
        <w:r>
          <w:fldChar w:fldCharType="separate"/>
        </w:r>
        <w:r>
          <w:rPr>
            <w:rStyle w:val="Hyperlink"/>
          </w:rPr>
          <w:t>https://revistas.unipam.edu.br/index.php/pergaminho</w:t>
        </w:r>
        <w:r>
          <w:fldChar w:fldCharType="end"/>
        </w:r>
        <w:r>
          <w:t>. Acesso em: 13 out. 2026.</w:t>
        </w:r>
      </w:ins>
    </w:p>
    <w:p w14:paraId="4BE41803" w14:textId="48B842C6" w:rsidR="00A93D78" w:rsidRPr="00D43589" w:rsidDel="00BF03BD" w:rsidRDefault="00A93D78" w:rsidP="00BF03BD">
      <w:pPr>
        <w:spacing w:before="200" w:line="240" w:lineRule="auto"/>
        <w:rPr>
          <w:del w:id="136" w:author="HENRIQUE" w:date="2026-10-14T20:22:00Z"/>
          <w:rFonts w:ascii="Times New Roman" w:hAnsi="Times New Roman" w:cs="Times New Roman"/>
          <w:color w:val="000000" w:themeColor="text1"/>
          <w:sz w:val="24"/>
          <w:szCs w:val="24"/>
          <w:rPrChange w:id="137" w:author="Isabella" w:date="2026-10-06T20:20:00Z">
            <w:rPr>
              <w:del w:id="138" w:author="HENRIQUE" w:date="2026-10-14T20:22:00Z"/>
              <w:rFonts w:ascii="Times New Roman" w:hAnsi="Times New Roman" w:cs="Times New Roman"/>
              <w:sz w:val="24"/>
              <w:szCs w:val="24"/>
            </w:rPr>
          </w:rPrChange>
        </w:rPr>
      </w:pPr>
      <w:del w:id="139" w:author="HENRIQUE" w:date="2026-10-14T20:22:00Z">
        <w:r w:rsidRPr="00D43589" w:rsidDel="00BF03BD">
          <w:rPr>
            <w:rFonts w:ascii="Times New Roman" w:hAnsi="Times New Roman"/>
            <w:color w:val="000000" w:themeColor="text1"/>
            <w:sz w:val="24"/>
            <w:rPrChange w:id="140" w:author="Isabella" w:date="2026-10-06T20:20:00Z">
              <w:rPr>
                <w:rFonts w:ascii="Times New Roman" w:hAnsi="Times New Roman"/>
                <w:color w:val="1F4E79"/>
                <w:sz w:val="24"/>
              </w:rPr>
            </w:rPrChange>
          </w:rPr>
          <w:delText>[COLE AQUI A PRIMEIRA REFERÊNCIA CITADA, EM ORDEM ALFABÉTICA E NO PADRÃO EXIGIDO]</w:delText>
        </w:r>
      </w:del>
    </w:p>
    <w:p w14:paraId="087A0169" w14:textId="5FE677F9" w:rsidR="00C708FD" w:rsidRPr="00D43589" w:rsidRDefault="00C708FD" w:rsidP="00BF03BD">
      <w:pPr>
        <w:spacing w:before="200" w:line="240" w:lineRule="auto"/>
        <w:rPr>
          <w:rFonts w:ascii="Times New Roman" w:hAnsi="Times New Roman" w:cs="Times New Roman"/>
          <w:color w:val="000000" w:themeColor="text1"/>
          <w:sz w:val="24"/>
          <w:szCs w:val="24"/>
          <w:rPrChange w:id="141" w:author="Isabella" w:date="2026-10-06T20:20:00Z">
            <w:rPr>
              <w:rFonts w:ascii="Times New Roman" w:hAnsi="Times New Roman" w:cs="Times New Roman"/>
              <w:sz w:val="24"/>
              <w:szCs w:val="24"/>
            </w:rPr>
          </w:rPrChange>
        </w:rPr>
      </w:pPr>
      <w:del w:id="142" w:author="HENRIQUE" w:date="2026-10-14T20:22:00Z">
        <w:r w:rsidRPr="00D43589" w:rsidDel="00BF03BD">
          <w:rPr>
            <w:rFonts w:ascii="Times New Roman" w:hAnsi="Times New Roman"/>
            <w:color w:val="000000" w:themeColor="text1"/>
            <w:sz w:val="24"/>
            <w:rPrChange w:id="143" w:author="Isabella" w:date="2026-10-06T20:20:00Z">
              <w:rPr>
                <w:rFonts w:ascii="Times New Roman" w:hAnsi="Times New Roman"/>
                <w:color w:val="1F4E79"/>
                <w:sz w:val="24"/>
              </w:rPr>
            </w:rPrChange>
          </w:rPr>
          <w:delText>[COLE AQUI AS DEMAIS REFERÊNCIAS, UMA POR PARÁGRAFO. DUPLIQUE ESTA LINHA QUANDO NECESSÁRIO]</w:delText>
        </w:r>
      </w:del>
    </w:p>
    <w:sectPr w:rsidR="00C708FD" w:rsidRPr="00D43589">
      <w:headerReference w:type="default" r:id="rId1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ANDRÉA" w:date="2022-03-18T13:35:00Z" w:initials="A">
    <w:p w14:paraId="4B94D636" w14:textId="77777777" w:rsidR="001736FF" w:rsidRDefault="001736FF">
      <w:pPr>
        <w:pStyle w:val="Textodecomentrio"/>
      </w:pPr>
      <w:r>
        <w:rPr>
          <w:rStyle w:val="Refdecomentrio"/>
        </w:rPr>
        <w:annotationRef/>
      </w:r>
      <w:r>
        <w:t>Espaçamento simples entre o nome dos alunos e do orientador. Espaçamento simples entre o nome e o e-mail (deve-se usar o da Instituição). Times New Roman. Tamanho 12. A Direita. Com inserção de nota de rodapé (menu referência/inserir nota de rodapé). Formatação de nota de rodapé: Espaçamento simples entre as notas. No máximo duas linhas para o orientador. Times New Roman. Tamanho 8. A esquerda.</w:t>
      </w:r>
    </w:p>
  </w:comment>
  <w:comment w:id="90" w:author="ANDRÉA" w:date="2021-09-03T12:53:00Z" w:initials="A">
    <w:p w14:paraId="27EAB0E2" w14:textId="77777777" w:rsidR="0030327C" w:rsidRDefault="0030327C" w:rsidP="00CD4A34">
      <w:pPr>
        <w:pStyle w:val="Textodecomentrio"/>
      </w:pPr>
      <w:r>
        <w:rPr>
          <w:rStyle w:val="Refdecomentrio"/>
        </w:rPr>
        <w:annotationRef/>
      </w:r>
      <w:r w:rsidR="00CD4A34">
        <w:t>Título do resumo: Times New Roman. Tamanho 14. Texto a esquerda. Negrito. Corpo do resumo: entre 600 a 700 palavras. Até 4700 caracteres contando os espaços em branco. Times New Roman. Tamanho 12. Texto Justificado. Sem recuo na 1ª linha. Espaçamento 1,5 entre linhas. Espaçamento (antes e depois) de parágrafo zerado (0). Resumo é texto corrido, sem subtítulos. Não é o resumo do artigo. Deve ser a mesma temática, mas com discussões diferenciadas do artigo.</w:t>
      </w:r>
    </w:p>
  </w:comment>
  <w:comment w:id="126" w:author="ANDRÉA" w:date="2022-03-18T14:03:00Z" w:initials="A">
    <w:p w14:paraId="71908AB7" w14:textId="68711667" w:rsidR="000656E9" w:rsidRPr="000656E9" w:rsidRDefault="000656E9" w:rsidP="000656E9">
      <w:pPr>
        <w:spacing w:before="200" w:line="240" w:lineRule="auto"/>
        <w:rPr>
          <w:rFonts w:ascii="Times New Roman" w:hAnsi="Times New Roman" w:cs="Times New Roman"/>
          <w:sz w:val="24"/>
          <w:szCs w:val="24"/>
        </w:rPr>
      </w:pPr>
      <w:r>
        <w:rPr>
          <w:rStyle w:val="Refdecomentrio"/>
        </w:rPr>
        <w:annotationRef/>
      </w:r>
      <w:r w:rsidR="00F341A9">
        <w:rPr>
          <w:rFonts w:ascii="Times New Roman" w:hAnsi="Times New Roman" w:cs="Times New Roman"/>
          <w:sz w:val="24"/>
          <w:szCs w:val="24"/>
        </w:rPr>
        <w:t xml:space="preserve">Somente referenciar o que foi utilizado na pesquisa/citação/no corpo do resumo. </w:t>
      </w:r>
      <w:r w:rsidRPr="0058428F">
        <w:rPr>
          <w:rFonts w:ascii="Times New Roman" w:hAnsi="Times New Roman" w:cs="Times New Roman"/>
          <w:sz w:val="24"/>
          <w:szCs w:val="24"/>
        </w:rPr>
        <w:t xml:space="preserve">Times New Roman. Tamanho 12. Texto </w:t>
      </w:r>
      <w:r>
        <w:rPr>
          <w:rFonts w:ascii="Times New Roman" w:hAnsi="Times New Roman" w:cs="Times New Roman"/>
          <w:sz w:val="24"/>
          <w:szCs w:val="24"/>
        </w:rPr>
        <w:t>a esquerda</w:t>
      </w:r>
      <w:r w:rsidRPr="0058428F">
        <w:rPr>
          <w:rFonts w:ascii="Times New Roman" w:hAnsi="Times New Roman" w:cs="Times New Roman"/>
          <w:sz w:val="24"/>
          <w:szCs w:val="24"/>
        </w:rPr>
        <w:t xml:space="preserve">.  </w:t>
      </w:r>
      <w:r>
        <w:rPr>
          <w:rFonts w:ascii="Times New Roman" w:hAnsi="Times New Roman" w:cs="Times New Roman"/>
          <w:sz w:val="24"/>
          <w:szCs w:val="24"/>
        </w:rPr>
        <w:t>Sem r</w:t>
      </w:r>
      <w:r w:rsidRPr="0058428F">
        <w:rPr>
          <w:rFonts w:ascii="Times New Roman" w:hAnsi="Times New Roman" w:cs="Times New Roman"/>
          <w:sz w:val="24"/>
          <w:szCs w:val="24"/>
        </w:rPr>
        <w:t>ecuo 1ª linha</w:t>
      </w:r>
      <w:r>
        <w:rPr>
          <w:rFonts w:ascii="Times New Roman" w:hAnsi="Times New Roman" w:cs="Times New Roman"/>
          <w:sz w:val="24"/>
          <w:szCs w:val="24"/>
        </w:rPr>
        <w:t xml:space="preserve">. </w:t>
      </w:r>
      <w:r w:rsidRPr="0058428F">
        <w:rPr>
          <w:rFonts w:ascii="Times New Roman" w:hAnsi="Times New Roman" w:cs="Times New Roman"/>
          <w:sz w:val="24"/>
          <w:szCs w:val="24"/>
        </w:rPr>
        <w:t xml:space="preserve">Espaçamento </w:t>
      </w:r>
      <w:r>
        <w:rPr>
          <w:rFonts w:ascii="Times New Roman" w:hAnsi="Times New Roman" w:cs="Times New Roman"/>
          <w:sz w:val="24"/>
          <w:szCs w:val="24"/>
        </w:rPr>
        <w:t xml:space="preserve">simples na referência. Em ordem alfabética. Espaçamento entre uma referência e outra (antes e depois) 10 pontos. No formato ABNT*. </w:t>
      </w:r>
      <w:r w:rsidR="006E11E9">
        <w:rPr>
          <w:rFonts w:ascii="Times New Roman" w:hAnsi="Times New Roman" w:cs="Times New Roman"/>
          <w:sz w:val="24"/>
          <w:szCs w:val="24"/>
        </w:rPr>
        <w:t xml:space="preserve">Referência, obrigatoriamente, artigos científicos e livros da biblioteca da instituição. </w:t>
      </w:r>
      <w:r>
        <w:rPr>
          <w:rFonts w:ascii="Times New Roman" w:hAnsi="Times New Roman" w:cs="Times New Roman"/>
          <w:sz w:val="24"/>
          <w:szCs w:val="24"/>
        </w:rPr>
        <w:t xml:space="preserve">Preferência para ano de edição: </w:t>
      </w:r>
      <w:r w:rsidR="006E11E9">
        <w:rPr>
          <w:rFonts w:ascii="Times New Roman" w:hAnsi="Times New Roman" w:cs="Times New Roman"/>
          <w:sz w:val="24"/>
          <w:szCs w:val="24"/>
        </w:rPr>
        <w:t>2019</w:t>
      </w:r>
      <w:r>
        <w:rPr>
          <w:rFonts w:ascii="Times New Roman" w:hAnsi="Times New Roman" w:cs="Times New Roman"/>
          <w:sz w:val="24"/>
          <w:szCs w:val="24"/>
        </w:rPr>
        <w:t xml:space="preserve"> em diante.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94D636" w15:done="0"/>
  <w15:commentEx w15:paraId="27EAB0E2" w15:done="0"/>
  <w15:commentEx w15:paraId="71908A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94D636" w16cid:durableId="2E6FC492"/>
  <w16cid:commentId w16cid:paraId="27EAB0E2" w16cid:durableId="2E6FC493"/>
  <w16cid:commentId w16cid:paraId="71908AB7" w16cid:durableId="2E6FC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0116F" w14:textId="77777777" w:rsidR="00A57A24" w:rsidRDefault="00A57A24" w:rsidP="00FC70D8">
      <w:pPr>
        <w:spacing w:after="0" w:line="240" w:lineRule="auto"/>
      </w:pPr>
      <w:r>
        <w:separator/>
      </w:r>
    </w:p>
  </w:endnote>
  <w:endnote w:type="continuationSeparator" w:id="0">
    <w:p w14:paraId="54233F7D" w14:textId="77777777" w:rsidR="00A57A24" w:rsidRDefault="00A57A24" w:rsidP="00FC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0E0F0" w14:textId="77777777" w:rsidR="00A57A24" w:rsidRDefault="00A57A24" w:rsidP="00FC70D8">
      <w:pPr>
        <w:spacing w:after="0" w:line="240" w:lineRule="auto"/>
      </w:pPr>
      <w:r>
        <w:separator/>
      </w:r>
    </w:p>
  </w:footnote>
  <w:footnote w:type="continuationSeparator" w:id="0">
    <w:p w14:paraId="31271A55" w14:textId="77777777" w:rsidR="00A57A24" w:rsidRDefault="00A57A24" w:rsidP="00FC70D8">
      <w:pPr>
        <w:spacing w:after="0" w:line="240" w:lineRule="auto"/>
      </w:pPr>
      <w:r>
        <w:continuationSeparator/>
      </w:r>
    </w:p>
  </w:footnote>
  <w:footnote w:id="1">
    <w:p w14:paraId="5A37C5F8" w14:textId="02D36295" w:rsidR="0072291A" w:rsidRDefault="0072291A" w:rsidP="0072291A">
      <w:pPr>
        <w:pStyle w:val="Textodenotaderodap"/>
        <w:rPr>
          <w:ins w:id="15" w:author="HENRIQUE" w:date="2026-10-14T20:19:00Z"/>
          <w:rFonts w:ascii="Times New Roman" w:hAnsi="Times New Roman" w:cs="Times New Roman"/>
          <w:sz w:val="16"/>
          <w:szCs w:val="16"/>
        </w:rPr>
      </w:pPr>
      <w:r w:rsidRPr="006D5DF8">
        <w:rPr>
          <w:rFonts w:ascii="Times New Roman" w:hAnsi="Times New Roman" w:cs="Times New Roman"/>
          <w:sz w:val="16"/>
          <w:szCs w:val="16"/>
          <w:vertAlign w:val="superscript"/>
          <w:rPrChange w:id="16" w:author="Isabella" w:date="2026-10-06T19:10:00Z">
            <w:rPr>
              <w:color w:val="FF0000"/>
              <w:vertAlign w:val="superscript"/>
            </w:rPr>
          </w:rPrChange>
        </w:rPr>
        <w:footnoteRef/>
      </w:r>
      <w:r w:rsidRPr="006D5DF8">
        <w:rPr>
          <w:rFonts w:ascii="Times New Roman" w:hAnsi="Times New Roman" w:cs="Times New Roman"/>
          <w:sz w:val="16"/>
          <w:szCs w:val="16"/>
          <w:rPrChange w:id="17" w:author="Isabella" w:date="2026-10-06T19:10:00Z">
            <w:rPr>
              <w:color w:val="FF0000"/>
            </w:rPr>
          </w:rPrChange>
        </w:rPr>
        <w:t xml:space="preserve"> </w:t>
      </w:r>
      <w:ins w:id="18" w:author="Isabella" w:date="2026-10-06T19:06:00Z">
        <w:r w:rsidR="006D5DF8" w:rsidRPr="006D5DF8">
          <w:rPr>
            <w:rFonts w:ascii="Times New Roman" w:hAnsi="Times New Roman" w:cs="Times New Roman"/>
            <w:sz w:val="16"/>
            <w:szCs w:val="16"/>
            <w:rPrChange w:id="19" w:author="Isabella" w:date="2026-10-06T19:10:00Z">
              <w:rPr>
                <w:color w:val="FF0000"/>
              </w:rPr>
            </w:rPrChange>
          </w:rPr>
          <w:t>isousa@brazcubas.edu.br</w:t>
        </w:r>
      </w:ins>
      <w:del w:id="20" w:author="Isabella" w:date="2026-10-06T19:06:00Z">
        <w:r w:rsidRPr="006D5DF8" w:rsidDel="006D5DF8">
          <w:rPr>
            <w:rFonts w:ascii="Times New Roman" w:hAnsi="Times New Roman" w:cs="Times New Roman"/>
            <w:sz w:val="16"/>
            <w:szCs w:val="16"/>
            <w:rPrChange w:id="21" w:author="Isabella" w:date="2026-10-06T19:10:00Z">
              <w:rPr>
                <w:color w:val="FF0000"/>
              </w:rPr>
            </w:rPrChange>
          </w:rPr>
          <w:delText>E-mai</w:delText>
        </w:r>
        <w:r w:rsidR="00370E91" w:rsidRPr="006D5DF8" w:rsidDel="006D5DF8">
          <w:rPr>
            <w:rFonts w:ascii="Times New Roman" w:hAnsi="Times New Roman" w:cs="Times New Roman"/>
            <w:sz w:val="16"/>
            <w:szCs w:val="16"/>
            <w:rPrChange w:id="22" w:author="Isabella" w:date="2026-10-06T19:10:00Z">
              <w:rPr>
                <w:rFonts w:ascii="Times New Roman" w:hAnsi="Times New Roman" w:cs="Times New Roman"/>
                <w:color w:val="FF0000"/>
                <w:sz w:val="16"/>
                <w:szCs w:val="16"/>
              </w:rPr>
            </w:rPrChange>
          </w:rPr>
          <w:delText>l</w:delText>
        </w:r>
        <w:r w:rsidRPr="006D5DF8" w:rsidDel="006D5DF8">
          <w:rPr>
            <w:rFonts w:ascii="Times New Roman" w:hAnsi="Times New Roman" w:cs="Times New Roman"/>
            <w:sz w:val="16"/>
            <w:szCs w:val="16"/>
            <w:rPrChange w:id="23" w:author="Isabella" w:date="2026-10-06T19:10:00Z">
              <w:rPr>
                <w:color w:val="FF0000"/>
              </w:rPr>
            </w:rPrChange>
          </w:rPr>
          <w:delText xml:space="preserve"> institucional</w:delText>
        </w:r>
      </w:del>
      <w:del w:id="24" w:author="Isabella" w:date="2026-10-06T19:10:00Z">
        <w:r w:rsidRPr="006D5DF8" w:rsidDel="006D5DF8">
          <w:rPr>
            <w:rFonts w:ascii="Times New Roman" w:hAnsi="Times New Roman" w:cs="Times New Roman"/>
            <w:sz w:val="16"/>
            <w:szCs w:val="16"/>
            <w:rPrChange w:id="25" w:author="Isabella" w:date="2026-10-06T19:10:00Z">
              <w:rPr>
                <w:color w:val="FF0000"/>
              </w:rPr>
            </w:rPrChange>
          </w:rPr>
          <w:delText xml:space="preserve"> </w:delText>
        </w:r>
      </w:del>
      <w:del w:id="26" w:author="Isabella" w:date="2026-10-06T19:09:00Z">
        <w:r w:rsidRPr="006D5DF8" w:rsidDel="006D5DF8">
          <w:rPr>
            <w:rFonts w:ascii="Times New Roman" w:hAnsi="Times New Roman" w:cs="Times New Roman"/>
            <w:sz w:val="16"/>
            <w:szCs w:val="16"/>
            <w:rPrChange w:id="27" w:author="Isabella" w:date="2026-10-06T19:10:00Z">
              <w:rPr/>
            </w:rPrChange>
          </w:rPr>
          <w:delText>-</w:delText>
        </w:r>
      </w:del>
      <w:ins w:id="28" w:author="Isabella" w:date="2026-10-06T19:10:00Z">
        <w:r w:rsidR="006D5DF8" w:rsidRPr="006D5DF8">
          <w:rPr>
            <w:rFonts w:ascii="Times New Roman" w:hAnsi="Times New Roman" w:cs="Times New Roman"/>
            <w:sz w:val="16"/>
            <w:szCs w:val="16"/>
          </w:rPr>
          <w:t xml:space="preserve"> -</w:t>
        </w:r>
      </w:ins>
      <w:r w:rsidRPr="006D5DF8">
        <w:rPr>
          <w:rFonts w:ascii="Times New Roman" w:hAnsi="Times New Roman" w:cs="Times New Roman"/>
          <w:sz w:val="16"/>
          <w:szCs w:val="16"/>
          <w:rPrChange w:id="29" w:author="Isabella" w:date="2026-10-06T19:10:00Z">
            <w:rPr/>
          </w:rPrChange>
        </w:rPr>
        <w:t xml:space="preserve"> </w:t>
      </w:r>
      <w:del w:id="30" w:author="Isabella" w:date="2026-10-06T19:09:00Z">
        <w:r w:rsidRPr="006D5DF8" w:rsidDel="006D5DF8">
          <w:rPr>
            <w:rFonts w:ascii="Times New Roman" w:hAnsi="Times New Roman" w:cs="Times New Roman"/>
            <w:sz w:val="16"/>
            <w:szCs w:val="16"/>
          </w:rPr>
          <w:delText xml:space="preserve">Lattes </w:delText>
        </w:r>
      </w:del>
      <w:ins w:id="31" w:author="Isabella" w:date="2026-10-06T19:09:00Z">
        <w:r w:rsidR="006D5DF8" w:rsidRPr="006D5DF8">
          <w:rPr>
            <w:rFonts w:ascii="Times New Roman" w:hAnsi="Times New Roman" w:cs="Times New Roman"/>
            <w:sz w:val="16"/>
            <w:szCs w:val="16"/>
          </w:rPr>
          <w:t xml:space="preserve">ID Lattes: </w:t>
        </w:r>
        <w:r w:rsidR="006D5DF8" w:rsidRPr="006D5DF8">
          <w:rPr>
            <w:rFonts w:ascii="Times New Roman" w:hAnsi="Times New Roman" w:cs="Times New Roman"/>
            <w:sz w:val="16"/>
            <w:szCs w:val="16"/>
            <w:shd w:val="clear" w:color="auto" w:fill="FFFFFF"/>
            <w:rPrChange w:id="32" w:author="Isabella" w:date="2026-10-06T19:10:00Z">
              <w:rPr>
                <w:rFonts w:ascii="Tahoma" w:hAnsi="Tahoma" w:cs="Tahoma"/>
                <w:color w:val="326C99"/>
                <w:sz w:val="17"/>
                <w:szCs w:val="17"/>
                <w:shd w:val="clear" w:color="auto" w:fill="FFFFFF"/>
              </w:rPr>
            </w:rPrChange>
          </w:rPr>
          <w:t>4215441884581120</w:t>
        </w:r>
        <w:r w:rsidR="006D5DF8" w:rsidRPr="006D5DF8">
          <w:rPr>
            <w:rFonts w:ascii="Times New Roman" w:hAnsi="Times New Roman" w:cs="Times New Roman"/>
            <w:sz w:val="16"/>
            <w:szCs w:val="16"/>
          </w:rPr>
          <w:t xml:space="preserve"> </w:t>
        </w:r>
      </w:ins>
      <w:del w:id="33" w:author="Isabella" w:date="2026-10-06T19:09:00Z">
        <w:r w:rsidRPr="006D5DF8" w:rsidDel="006D5DF8">
          <w:rPr>
            <w:rFonts w:ascii="Times New Roman" w:hAnsi="Times New Roman" w:cs="Times New Roman"/>
            <w:sz w:val="16"/>
            <w:szCs w:val="16"/>
          </w:rPr>
          <w:delText>-</w:delText>
        </w:r>
      </w:del>
      <w:ins w:id="34" w:author="Isabella" w:date="2026-10-06T19:10:00Z">
        <w:r w:rsidR="006D5DF8" w:rsidRPr="006D5DF8">
          <w:rPr>
            <w:rFonts w:ascii="Times New Roman" w:hAnsi="Times New Roman" w:cs="Times New Roman"/>
            <w:sz w:val="16"/>
            <w:szCs w:val="16"/>
          </w:rPr>
          <w:t>-</w:t>
        </w:r>
      </w:ins>
      <w:r w:rsidRPr="006D5DF8">
        <w:rPr>
          <w:rFonts w:ascii="Times New Roman" w:hAnsi="Times New Roman" w:cs="Times New Roman"/>
          <w:sz w:val="16"/>
          <w:szCs w:val="16"/>
        </w:rPr>
        <w:t xml:space="preserve"> </w:t>
      </w:r>
      <w:del w:id="35" w:author="Isabella" w:date="2026-10-06T19:09:00Z">
        <w:r w:rsidRPr="006D5DF8" w:rsidDel="006D5DF8">
          <w:rPr>
            <w:rFonts w:ascii="Times New Roman" w:hAnsi="Times New Roman" w:cs="Times New Roman"/>
            <w:sz w:val="16"/>
            <w:szCs w:val="16"/>
          </w:rPr>
          <w:delText xml:space="preserve">ORCID - </w:delText>
        </w:r>
      </w:del>
      <w:r w:rsidRPr="006D5DF8">
        <w:rPr>
          <w:rFonts w:ascii="Times New Roman" w:hAnsi="Times New Roman" w:cs="Times New Roman"/>
          <w:sz w:val="16"/>
          <w:szCs w:val="16"/>
        </w:rPr>
        <w:t>Graduação</w:t>
      </w:r>
      <w:ins w:id="36" w:author="Isabella" w:date="2026-10-06T19:09:00Z">
        <w:r w:rsidR="006D5DF8" w:rsidRPr="006D5DF8">
          <w:rPr>
            <w:rFonts w:ascii="Times New Roman" w:hAnsi="Times New Roman" w:cs="Times New Roman"/>
            <w:sz w:val="16"/>
            <w:szCs w:val="16"/>
          </w:rPr>
          <w:t xml:space="preserve"> em Análise e Desenvolvimento de Sistemas</w:t>
        </w:r>
      </w:ins>
      <w:r w:rsidRPr="006D5DF8">
        <w:rPr>
          <w:rFonts w:ascii="Times New Roman" w:hAnsi="Times New Roman" w:cs="Times New Roman"/>
          <w:sz w:val="16"/>
          <w:szCs w:val="16"/>
        </w:rPr>
        <w:t xml:space="preserve"> </w:t>
      </w:r>
      <w:del w:id="37" w:author="Isabella" w:date="2026-10-06T19:10:00Z">
        <w:r w:rsidRPr="006D5DF8" w:rsidDel="006D5DF8">
          <w:rPr>
            <w:rFonts w:ascii="Times New Roman" w:hAnsi="Times New Roman" w:cs="Times New Roman"/>
            <w:sz w:val="16"/>
            <w:szCs w:val="16"/>
          </w:rPr>
          <w:delText>-</w:delText>
        </w:r>
      </w:del>
      <w:ins w:id="38" w:author="Isabella" w:date="2026-10-06T19:10:00Z">
        <w:r w:rsidR="006D5DF8" w:rsidRPr="006D5DF8">
          <w:rPr>
            <w:rFonts w:ascii="Times New Roman" w:hAnsi="Times New Roman" w:cs="Times New Roman"/>
            <w:sz w:val="16"/>
            <w:szCs w:val="16"/>
          </w:rPr>
          <w:t>-</w:t>
        </w:r>
      </w:ins>
      <w:r w:rsidRPr="006D5DF8">
        <w:rPr>
          <w:rFonts w:ascii="Times New Roman" w:hAnsi="Times New Roman" w:cs="Times New Roman"/>
          <w:sz w:val="16"/>
          <w:szCs w:val="16"/>
        </w:rPr>
        <w:t xml:space="preserve"> Especialização</w:t>
      </w:r>
      <w:ins w:id="39" w:author="Isabella" w:date="2026-10-06T19:10:00Z">
        <w:r w:rsidR="006D5DF8">
          <w:rPr>
            <w:rFonts w:ascii="Times New Roman" w:hAnsi="Times New Roman" w:cs="Times New Roman"/>
            <w:sz w:val="16"/>
            <w:szCs w:val="16"/>
          </w:rPr>
          <w:t xml:space="preserve"> em Algoritmos e Lógica de Programação</w:t>
        </w:r>
      </w:ins>
      <w:del w:id="40" w:author="Isabella" w:date="2026-10-06T19:10:00Z">
        <w:r w:rsidRPr="006D5DF8" w:rsidDel="006D5DF8">
          <w:rPr>
            <w:rFonts w:ascii="Times New Roman" w:hAnsi="Times New Roman" w:cs="Times New Roman"/>
            <w:sz w:val="16"/>
            <w:szCs w:val="16"/>
          </w:rPr>
          <w:delText xml:space="preserve"> - Mestrado - </w:delText>
        </w:r>
        <w:r w:rsidRPr="006D5DF8" w:rsidDel="006D5DF8">
          <w:rPr>
            <w:rFonts w:ascii="Times New Roman" w:hAnsi="Times New Roman" w:cs="Times New Roman"/>
            <w:sz w:val="16"/>
            <w:szCs w:val="16"/>
            <w:rPrChange w:id="41" w:author="Isabella" w:date="2026-10-06T19:09:00Z">
              <w:rPr/>
            </w:rPrChange>
          </w:rPr>
          <w:delText>Doutorado (máximo 2 linhas).</w:delText>
        </w:r>
      </w:del>
    </w:p>
    <w:p w14:paraId="0279A25C" w14:textId="2B4E98BA" w:rsidR="00BF03BD" w:rsidRPr="006D5DF8" w:rsidRDefault="00BF03BD" w:rsidP="0072291A">
      <w:pPr>
        <w:pStyle w:val="Textodenotaderodap"/>
        <w:rPr>
          <w:rStyle w:val="Refdenotaderodap"/>
          <w:rFonts w:ascii="Times New Roman" w:hAnsi="Times New Roman" w:cs="Times New Roman"/>
          <w:sz w:val="16"/>
          <w:szCs w:val="16"/>
        </w:rPr>
      </w:pPr>
      <w:ins w:id="42" w:author="HENRIQUE" w:date="2026-10-14T20:19:00Z">
        <w:r>
          <w:rPr>
            <w:rFonts w:ascii="Times New Roman" w:hAnsi="Times New Roman" w:cs="Times New Roman"/>
            <w:sz w:val="16"/>
            <w:szCs w:val="16"/>
          </w:rPr>
          <w:fldChar w:fldCharType="begin"/>
        </w:r>
        <w:r>
          <w:rPr>
            <w:rFonts w:ascii="Times New Roman" w:hAnsi="Times New Roman" w:cs="Times New Roman"/>
            <w:sz w:val="16"/>
            <w:szCs w:val="16"/>
          </w:rPr>
          <w:instrText xml:space="preserve"> HYPERLINK "mailto:Henrique.leal@cs.brazcubas.edu.br" </w:instrText>
        </w:r>
        <w:r>
          <w:rPr>
            <w:rFonts w:ascii="Times New Roman" w:hAnsi="Times New Roman" w:cs="Times New Roman"/>
            <w:sz w:val="16"/>
            <w:szCs w:val="16"/>
          </w:rPr>
          <w:fldChar w:fldCharType="separate"/>
        </w:r>
        <w:r w:rsidRPr="00214E99">
          <w:rPr>
            <w:rStyle w:val="Hyperlink"/>
            <w:rFonts w:ascii="Times New Roman" w:hAnsi="Times New Roman" w:cs="Times New Roman"/>
            <w:sz w:val="16"/>
            <w:szCs w:val="16"/>
          </w:rPr>
          <w:t>Henrique.leal@cs.brazcubas.edu.br</w:t>
        </w:r>
        <w:r>
          <w:rPr>
            <w:rFonts w:ascii="Times New Roman" w:hAnsi="Times New Roman" w:cs="Times New Roman"/>
            <w:sz w:val="16"/>
            <w:szCs w:val="16"/>
          </w:rPr>
          <w:fldChar w:fldCharType="end"/>
        </w:r>
        <w:r>
          <w:rPr>
            <w:rFonts w:ascii="Times New Roman" w:hAnsi="Times New Roman" w:cs="Times New Roman"/>
            <w:sz w:val="16"/>
            <w:szCs w:val="16"/>
          </w:rPr>
          <w:t xml:space="preserve"> – 50220403- cursando an</w:t>
        </w:r>
      </w:ins>
      <w:ins w:id="43" w:author="HENRIQUE" w:date="2026-10-14T20:20:00Z">
        <w:r>
          <w:rPr>
            <w:rFonts w:ascii="Times New Roman" w:hAnsi="Times New Roman" w:cs="Times New Roman"/>
            <w:sz w:val="16"/>
            <w:szCs w:val="16"/>
          </w:rPr>
          <w:t>álise e desenvolvimento de sistemas – 1 semestre</w:t>
        </w:r>
      </w:ins>
    </w:p>
  </w:footnote>
  <w:footnote w:id="2">
    <w:p w14:paraId="28B2AF9C" w14:textId="77777777" w:rsidR="00FC70D8" w:rsidRPr="006D5DF8" w:rsidDel="00BF03BD" w:rsidRDefault="00FC70D8">
      <w:pPr>
        <w:pStyle w:val="Textodenotaderodap"/>
        <w:rPr>
          <w:del w:id="51" w:author="HENRIQUE" w:date="2026-10-14T20:18:00Z"/>
          <w:rFonts w:ascii="Times New Roman" w:hAnsi="Times New Roman" w:cs="Times New Roman"/>
          <w:sz w:val="16"/>
          <w:szCs w:val="16"/>
        </w:rPr>
      </w:pPr>
      <w:del w:id="52" w:author="HENRIQUE" w:date="2026-10-14T20:18:00Z">
        <w:r w:rsidRPr="006D5DF8" w:rsidDel="00BF03BD">
          <w:rPr>
            <w:rStyle w:val="Refdenotaderodap"/>
            <w:rFonts w:ascii="Times New Roman" w:hAnsi="Times New Roman" w:cs="Times New Roman"/>
            <w:sz w:val="16"/>
            <w:szCs w:val="16"/>
          </w:rPr>
          <w:footnoteRef/>
        </w:r>
        <w:r w:rsidRPr="006D5DF8" w:rsidDel="00BF03BD">
          <w:rPr>
            <w:rFonts w:ascii="Times New Roman" w:hAnsi="Times New Roman" w:cs="Times New Roman"/>
            <w:sz w:val="16"/>
            <w:szCs w:val="16"/>
          </w:rPr>
          <w:delText xml:space="preserve"> </w:delText>
        </w:r>
        <w:r w:rsidRPr="006D5DF8" w:rsidDel="00BF03BD">
          <w:rPr>
            <w:rFonts w:ascii="Times New Roman" w:hAnsi="Times New Roman" w:cs="Times New Roman"/>
            <w:sz w:val="16"/>
            <w:szCs w:val="16"/>
            <w:rPrChange w:id="53" w:author="Isabella" w:date="2026-10-06T19:09:00Z">
              <w:rPr>
                <w:rFonts w:ascii="Times New Roman" w:hAnsi="Times New Roman" w:cs="Times New Roman"/>
                <w:color w:val="FF0000"/>
                <w:sz w:val="16"/>
                <w:szCs w:val="16"/>
              </w:rPr>
            </w:rPrChange>
          </w:rPr>
          <w:delText>e-mail</w:delText>
        </w:r>
        <w:r w:rsidR="00595417" w:rsidRPr="006D5DF8" w:rsidDel="00BF03BD">
          <w:rPr>
            <w:rFonts w:ascii="Times New Roman" w:hAnsi="Times New Roman" w:cs="Times New Roman"/>
            <w:sz w:val="16"/>
            <w:szCs w:val="16"/>
            <w:rPrChange w:id="54" w:author="Isabella" w:date="2026-10-06T19:09:00Z">
              <w:rPr>
                <w:rFonts w:ascii="Times New Roman" w:hAnsi="Times New Roman" w:cs="Times New Roman"/>
                <w:color w:val="FF0000"/>
                <w:sz w:val="16"/>
                <w:szCs w:val="16"/>
              </w:rPr>
            </w:rPrChange>
          </w:rPr>
          <w:delText xml:space="preserve"> </w:delText>
        </w:r>
        <w:r w:rsidR="00595417" w:rsidRPr="006D5DF8" w:rsidDel="00BF03BD">
          <w:rPr>
            <w:rFonts w:ascii="Times New Roman" w:hAnsi="Times New Roman" w:cs="Times New Roman"/>
            <w:sz w:val="16"/>
            <w:szCs w:val="16"/>
          </w:rPr>
          <w:delText xml:space="preserve">- </w:delText>
        </w:r>
        <w:r w:rsidR="00595417" w:rsidRPr="006D5DF8" w:rsidDel="00BF03BD">
          <w:rPr>
            <w:rFonts w:ascii="Times New Roman" w:hAnsi="Times New Roman" w:cs="Times New Roman"/>
            <w:sz w:val="16"/>
            <w:szCs w:val="16"/>
            <w:rPrChange w:id="55" w:author="Isabella" w:date="2026-10-06T19:09:00Z">
              <w:rPr>
                <w:rFonts w:ascii="Times New Roman" w:hAnsi="Times New Roman" w:cs="Times New Roman"/>
                <w:color w:val="FF0000"/>
                <w:sz w:val="16"/>
                <w:szCs w:val="16"/>
              </w:rPr>
            </w:rPrChange>
          </w:rPr>
          <w:delText xml:space="preserve">RGM </w:delText>
        </w:r>
        <w:r w:rsidR="00595417" w:rsidRPr="006D5DF8" w:rsidDel="00BF03BD">
          <w:rPr>
            <w:rFonts w:ascii="Times New Roman" w:hAnsi="Times New Roman" w:cs="Times New Roman"/>
            <w:sz w:val="16"/>
            <w:szCs w:val="16"/>
          </w:rPr>
          <w:delText>- Centro Universitário Braz Cubas - Graduando em Análise e Desenvolvimento de Sistemas (</w:delText>
        </w:r>
        <w:r w:rsidR="00595417" w:rsidRPr="006D5DF8" w:rsidDel="00BF03BD">
          <w:rPr>
            <w:rFonts w:ascii="Times New Roman" w:hAnsi="Times New Roman" w:cs="Times New Roman"/>
            <w:sz w:val="16"/>
            <w:szCs w:val="16"/>
            <w:rPrChange w:id="56" w:author="Isabella" w:date="2026-10-06T19:09:00Z">
              <w:rPr>
                <w:rFonts w:ascii="Times New Roman" w:hAnsi="Times New Roman" w:cs="Times New Roman"/>
                <w:color w:val="FF0000"/>
                <w:sz w:val="16"/>
                <w:szCs w:val="16"/>
              </w:rPr>
            </w:rPrChange>
          </w:rPr>
          <w:delText>x</w:delText>
        </w:r>
        <w:r w:rsidR="00595417" w:rsidRPr="006D5DF8" w:rsidDel="00BF03BD">
          <w:rPr>
            <w:rFonts w:ascii="Times New Roman" w:hAnsi="Times New Roman" w:cs="Times New Roman"/>
            <w:sz w:val="16"/>
            <w:szCs w:val="16"/>
          </w:rPr>
          <w:delText>º semestre)</w:delText>
        </w:r>
      </w:del>
    </w:p>
  </w:footnote>
  <w:footnote w:id="3">
    <w:p w14:paraId="6A07B874" w14:textId="77777777" w:rsidR="00595417" w:rsidRPr="006D5DF8" w:rsidDel="00BF03BD" w:rsidRDefault="00595417">
      <w:pPr>
        <w:pStyle w:val="Textodenotaderodap"/>
        <w:rPr>
          <w:del w:id="64" w:author="HENRIQUE" w:date="2026-10-14T20:18:00Z"/>
          <w:rFonts w:ascii="Times New Roman" w:hAnsi="Times New Roman" w:cs="Times New Roman"/>
          <w:sz w:val="16"/>
          <w:szCs w:val="16"/>
        </w:rPr>
      </w:pPr>
      <w:del w:id="65" w:author="HENRIQUE" w:date="2026-10-14T20:18:00Z">
        <w:r w:rsidRPr="006D5DF8" w:rsidDel="00BF03BD">
          <w:rPr>
            <w:rStyle w:val="Refdenotaderodap"/>
            <w:rFonts w:ascii="Times New Roman" w:hAnsi="Times New Roman" w:cs="Times New Roman"/>
            <w:sz w:val="16"/>
            <w:szCs w:val="16"/>
          </w:rPr>
          <w:footnoteRef/>
        </w:r>
        <w:r w:rsidRPr="006D5DF8" w:rsidDel="00BF03BD">
          <w:rPr>
            <w:rFonts w:ascii="Times New Roman" w:hAnsi="Times New Roman" w:cs="Times New Roman"/>
            <w:sz w:val="16"/>
            <w:szCs w:val="16"/>
          </w:rPr>
          <w:delText xml:space="preserve"> </w:delText>
        </w:r>
        <w:r w:rsidRPr="006D5DF8" w:rsidDel="00BF03BD">
          <w:rPr>
            <w:rFonts w:ascii="Times New Roman" w:hAnsi="Times New Roman" w:cs="Times New Roman"/>
            <w:sz w:val="16"/>
            <w:szCs w:val="16"/>
            <w:rPrChange w:id="66" w:author="Isabella" w:date="2026-10-06T19:09:00Z">
              <w:rPr>
                <w:rFonts w:ascii="Times New Roman" w:hAnsi="Times New Roman" w:cs="Times New Roman"/>
                <w:color w:val="FF0000"/>
                <w:sz w:val="16"/>
                <w:szCs w:val="16"/>
              </w:rPr>
            </w:rPrChange>
          </w:rPr>
          <w:delText xml:space="preserve">e-mail </w:delText>
        </w:r>
        <w:r w:rsidRPr="006D5DF8" w:rsidDel="00BF03BD">
          <w:rPr>
            <w:rFonts w:ascii="Times New Roman" w:hAnsi="Times New Roman" w:cs="Times New Roman"/>
            <w:sz w:val="16"/>
            <w:szCs w:val="16"/>
          </w:rPr>
          <w:delText xml:space="preserve">- </w:delText>
        </w:r>
        <w:r w:rsidRPr="006D5DF8" w:rsidDel="00BF03BD">
          <w:rPr>
            <w:rFonts w:ascii="Times New Roman" w:hAnsi="Times New Roman" w:cs="Times New Roman"/>
            <w:sz w:val="16"/>
            <w:szCs w:val="16"/>
            <w:rPrChange w:id="67" w:author="Isabella" w:date="2026-10-06T19:09:00Z">
              <w:rPr>
                <w:rFonts w:ascii="Times New Roman" w:hAnsi="Times New Roman" w:cs="Times New Roman"/>
                <w:color w:val="FF0000"/>
                <w:sz w:val="16"/>
                <w:szCs w:val="16"/>
              </w:rPr>
            </w:rPrChange>
          </w:rPr>
          <w:delText xml:space="preserve">RGM </w:delText>
        </w:r>
        <w:r w:rsidRPr="006D5DF8" w:rsidDel="00BF03BD">
          <w:rPr>
            <w:rFonts w:ascii="Times New Roman" w:hAnsi="Times New Roman" w:cs="Times New Roman"/>
            <w:sz w:val="16"/>
            <w:szCs w:val="16"/>
          </w:rPr>
          <w:delText>- Centro Universitário Braz Cubas - Graduando em Análise e Desenvolvimento de Sistemas (</w:delText>
        </w:r>
        <w:r w:rsidRPr="006D5DF8" w:rsidDel="00BF03BD">
          <w:rPr>
            <w:rFonts w:ascii="Times New Roman" w:hAnsi="Times New Roman" w:cs="Times New Roman"/>
            <w:sz w:val="16"/>
            <w:szCs w:val="16"/>
            <w:rPrChange w:id="68" w:author="Isabella" w:date="2026-10-06T19:09:00Z">
              <w:rPr>
                <w:rFonts w:ascii="Times New Roman" w:hAnsi="Times New Roman" w:cs="Times New Roman"/>
                <w:color w:val="FF0000"/>
                <w:sz w:val="16"/>
                <w:szCs w:val="16"/>
              </w:rPr>
            </w:rPrChange>
          </w:rPr>
          <w:delText>x</w:delText>
        </w:r>
        <w:r w:rsidRPr="006D5DF8" w:rsidDel="00BF03BD">
          <w:rPr>
            <w:rFonts w:ascii="Times New Roman" w:hAnsi="Times New Roman" w:cs="Times New Roman"/>
            <w:sz w:val="16"/>
            <w:szCs w:val="16"/>
          </w:rPr>
          <w:delText>º semestre)</w:delText>
        </w:r>
      </w:del>
    </w:p>
  </w:footnote>
  <w:footnote w:id="4">
    <w:p w14:paraId="453C309A" w14:textId="77777777" w:rsidR="00595417" w:rsidRPr="00595417" w:rsidDel="00BF03BD" w:rsidRDefault="00595417">
      <w:pPr>
        <w:pStyle w:val="Textodenotaderodap"/>
        <w:rPr>
          <w:del w:id="76" w:author="HENRIQUE" w:date="2026-10-14T20:18:00Z"/>
          <w:sz w:val="16"/>
          <w:szCs w:val="16"/>
        </w:rPr>
      </w:pPr>
      <w:del w:id="77" w:author="HENRIQUE" w:date="2026-10-14T20:18:00Z">
        <w:r w:rsidRPr="006D5DF8" w:rsidDel="00BF03BD">
          <w:rPr>
            <w:rStyle w:val="Refdenotaderodap"/>
            <w:rFonts w:ascii="Times New Roman" w:hAnsi="Times New Roman" w:cs="Times New Roman"/>
            <w:sz w:val="16"/>
            <w:szCs w:val="16"/>
          </w:rPr>
          <w:footnoteRef/>
        </w:r>
        <w:r w:rsidRPr="006D5DF8" w:rsidDel="00BF03BD">
          <w:rPr>
            <w:rFonts w:ascii="Times New Roman" w:hAnsi="Times New Roman" w:cs="Times New Roman"/>
            <w:sz w:val="16"/>
            <w:szCs w:val="16"/>
          </w:rPr>
          <w:delText xml:space="preserve"> </w:delText>
        </w:r>
        <w:r w:rsidRPr="006D5DF8" w:rsidDel="00BF03BD">
          <w:rPr>
            <w:rFonts w:ascii="Times New Roman" w:hAnsi="Times New Roman" w:cs="Times New Roman"/>
            <w:sz w:val="16"/>
            <w:szCs w:val="16"/>
            <w:rPrChange w:id="78" w:author="Isabella" w:date="2026-10-06T19:09:00Z">
              <w:rPr>
                <w:rFonts w:ascii="Times New Roman" w:hAnsi="Times New Roman" w:cs="Times New Roman"/>
                <w:color w:val="FF0000"/>
                <w:sz w:val="16"/>
                <w:szCs w:val="16"/>
              </w:rPr>
            </w:rPrChange>
          </w:rPr>
          <w:delText xml:space="preserve">e-mail </w:delText>
        </w:r>
        <w:r w:rsidRPr="006D5DF8" w:rsidDel="00BF03BD">
          <w:rPr>
            <w:rFonts w:ascii="Times New Roman" w:hAnsi="Times New Roman" w:cs="Times New Roman"/>
            <w:sz w:val="16"/>
            <w:szCs w:val="16"/>
          </w:rPr>
          <w:delText xml:space="preserve">- </w:delText>
        </w:r>
        <w:r w:rsidRPr="006D5DF8" w:rsidDel="00BF03BD">
          <w:rPr>
            <w:rFonts w:ascii="Times New Roman" w:hAnsi="Times New Roman" w:cs="Times New Roman"/>
            <w:sz w:val="16"/>
            <w:szCs w:val="16"/>
            <w:rPrChange w:id="79" w:author="Isabella" w:date="2026-10-06T19:09:00Z">
              <w:rPr>
                <w:rFonts w:ascii="Times New Roman" w:hAnsi="Times New Roman" w:cs="Times New Roman"/>
                <w:color w:val="FF0000"/>
                <w:sz w:val="16"/>
                <w:szCs w:val="16"/>
              </w:rPr>
            </w:rPrChange>
          </w:rPr>
          <w:delText xml:space="preserve">RGM </w:delText>
        </w:r>
        <w:r w:rsidRPr="006D5DF8" w:rsidDel="00BF03BD">
          <w:rPr>
            <w:rFonts w:ascii="Times New Roman" w:hAnsi="Times New Roman" w:cs="Times New Roman"/>
            <w:sz w:val="16"/>
            <w:szCs w:val="16"/>
          </w:rPr>
          <w:delText>- Centro Universitário Braz Cubas - Graduando em Análise e Desenvolvimento de Sistemas (</w:delText>
        </w:r>
        <w:r w:rsidRPr="006D5DF8" w:rsidDel="00BF03BD">
          <w:rPr>
            <w:rFonts w:ascii="Times New Roman" w:hAnsi="Times New Roman" w:cs="Times New Roman"/>
            <w:sz w:val="16"/>
            <w:szCs w:val="16"/>
            <w:rPrChange w:id="80" w:author="Isabella" w:date="2026-10-06T19:09:00Z">
              <w:rPr>
                <w:rFonts w:ascii="Times New Roman" w:hAnsi="Times New Roman" w:cs="Times New Roman"/>
                <w:color w:val="FF0000"/>
                <w:sz w:val="16"/>
                <w:szCs w:val="16"/>
              </w:rPr>
            </w:rPrChange>
          </w:rPr>
          <w:delText>x</w:delText>
        </w:r>
        <w:r w:rsidRPr="006D5DF8" w:rsidDel="00BF03BD">
          <w:rPr>
            <w:rFonts w:ascii="Times New Roman" w:hAnsi="Times New Roman" w:cs="Times New Roman"/>
            <w:sz w:val="16"/>
            <w:szCs w:val="16"/>
          </w:rPr>
          <w:delText>º semestre)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464F" w14:textId="77777777" w:rsidR="007641CF" w:rsidRDefault="007641CF" w:rsidP="007641CF">
    <w:pPr>
      <w:pStyle w:val="Cabealho"/>
      <w:jc w:val="right"/>
    </w:pPr>
    <w:r>
      <w:rPr>
        <w:noProof/>
        <w:lang w:eastAsia="pt-BR"/>
      </w:rPr>
      <w:drawing>
        <wp:inline distT="0" distB="0" distL="0" distR="0" wp14:anchorId="164BEDE5" wp14:editId="79F229BA">
          <wp:extent cx="918782" cy="279400"/>
          <wp:effectExtent l="0" t="0" r="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372" cy="280796"/>
                  </a:xfrm>
                  <a:prstGeom prst="rect">
                    <a:avLst/>
                  </a:prstGeom>
                  <a:noFill/>
                  <a:ln>
                    <a:noFill/>
                  </a:ln>
                </pic:spPr>
              </pic:pic>
            </a:graphicData>
          </a:graphic>
        </wp:inline>
      </w:drawing>
    </w:r>
  </w:p>
  <w:p w14:paraId="638241E7" w14:textId="77777777" w:rsidR="007641CF" w:rsidRDefault="007641CF">
    <w:pPr>
      <w:pStyle w:val="Cabealh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a">
    <w15:presenceInfo w15:providerId="AD" w15:userId="S::isousa@pf.brazcubas.edu.br::54db16e1-b3c5-4b78-a2be-3bfe28968c17"/>
  </w15:person>
  <w15:person w15:author="HENRIQUE">
    <w15:presenceInfo w15:providerId="AD" w15:userId="S::henrique.leal@cs.brazcubas.edu.br::103d299e-1b70-4221-afc7-e68e41f60a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70D8"/>
    <w:rsid w:val="00013226"/>
    <w:rsid w:val="0001397A"/>
    <w:rsid w:val="00060B4B"/>
    <w:rsid w:val="000656E9"/>
    <w:rsid w:val="000819CF"/>
    <w:rsid w:val="00086742"/>
    <w:rsid w:val="00086F56"/>
    <w:rsid w:val="00092B78"/>
    <w:rsid w:val="000A2BBF"/>
    <w:rsid w:val="00167E78"/>
    <w:rsid w:val="001736FF"/>
    <w:rsid w:val="001E29AC"/>
    <w:rsid w:val="0024210A"/>
    <w:rsid w:val="00264E24"/>
    <w:rsid w:val="00271CA6"/>
    <w:rsid w:val="00291333"/>
    <w:rsid w:val="0030327C"/>
    <w:rsid w:val="00312DE8"/>
    <w:rsid w:val="00370E91"/>
    <w:rsid w:val="003A5BF3"/>
    <w:rsid w:val="003A6119"/>
    <w:rsid w:val="00413C9C"/>
    <w:rsid w:val="00432C91"/>
    <w:rsid w:val="004708DB"/>
    <w:rsid w:val="004E2226"/>
    <w:rsid w:val="004E37A2"/>
    <w:rsid w:val="004E6F9D"/>
    <w:rsid w:val="00501E27"/>
    <w:rsid w:val="00567688"/>
    <w:rsid w:val="0058428F"/>
    <w:rsid w:val="005852F5"/>
    <w:rsid w:val="00595417"/>
    <w:rsid w:val="005C422F"/>
    <w:rsid w:val="00622EE0"/>
    <w:rsid w:val="00623E37"/>
    <w:rsid w:val="006D5DF8"/>
    <w:rsid w:val="006E11E9"/>
    <w:rsid w:val="006F1A2F"/>
    <w:rsid w:val="0072291A"/>
    <w:rsid w:val="007432CF"/>
    <w:rsid w:val="007641CF"/>
    <w:rsid w:val="007769ED"/>
    <w:rsid w:val="00802998"/>
    <w:rsid w:val="008525B0"/>
    <w:rsid w:val="008B4F7B"/>
    <w:rsid w:val="008D679D"/>
    <w:rsid w:val="00931D64"/>
    <w:rsid w:val="009529EC"/>
    <w:rsid w:val="00973471"/>
    <w:rsid w:val="009855E4"/>
    <w:rsid w:val="009B6A4D"/>
    <w:rsid w:val="009C17FE"/>
    <w:rsid w:val="009E7859"/>
    <w:rsid w:val="00A51101"/>
    <w:rsid w:val="00A57A24"/>
    <w:rsid w:val="00A70F89"/>
    <w:rsid w:val="00A866D7"/>
    <w:rsid w:val="00A93D78"/>
    <w:rsid w:val="00AD1B1B"/>
    <w:rsid w:val="00AE49E2"/>
    <w:rsid w:val="00AF01D1"/>
    <w:rsid w:val="00B1526F"/>
    <w:rsid w:val="00B2763F"/>
    <w:rsid w:val="00B2795B"/>
    <w:rsid w:val="00BB1BED"/>
    <w:rsid w:val="00BC1501"/>
    <w:rsid w:val="00BF03BD"/>
    <w:rsid w:val="00C259E1"/>
    <w:rsid w:val="00C708FD"/>
    <w:rsid w:val="00CC7DDE"/>
    <w:rsid w:val="00CD4A34"/>
    <w:rsid w:val="00CF5578"/>
    <w:rsid w:val="00CF7C84"/>
    <w:rsid w:val="00D43589"/>
    <w:rsid w:val="00D716B8"/>
    <w:rsid w:val="00DC2717"/>
    <w:rsid w:val="00E13575"/>
    <w:rsid w:val="00E1616A"/>
    <w:rsid w:val="00E6025C"/>
    <w:rsid w:val="00E80D60"/>
    <w:rsid w:val="00E93B7B"/>
    <w:rsid w:val="00EA2D91"/>
    <w:rsid w:val="00EB3286"/>
    <w:rsid w:val="00EC68F0"/>
    <w:rsid w:val="00ED28C6"/>
    <w:rsid w:val="00F133D1"/>
    <w:rsid w:val="00F341A9"/>
    <w:rsid w:val="00F670B9"/>
    <w:rsid w:val="00F7244C"/>
    <w:rsid w:val="00F72D6C"/>
    <w:rsid w:val="00FB2246"/>
    <w:rsid w:val="00FC70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64F6"/>
  <w15:docId w15:val="{1672F570-EC95-4C15-A544-084778DC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70D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70D8"/>
  </w:style>
  <w:style w:type="paragraph" w:styleId="Rodap">
    <w:name w:val="footer"/>
    <w:basedOn w:val="Normal"/>
    <w:link w:val="RodapChar"/>
    <w:uiPriority w:val="99"/>
    <w:unhideWhenUsed/>
    <w:rsid w:val="00FC70D8"/>
    <w:pPr>
      <w:tabs>
        <w:tab w:val="center" w:pos="4252"/>
        <w:tab w:val="right" w:pos="8504"/>
      </w:tabs>
      <w:spacing w:after="0" w:line="240" w:lineRule="auto"/>
    </w:pPr>
  </w:style>
  <w:style w:type="character" w:customStyle="1" w:styleId="RodapChar">
    <w:name w:val="Rodapé Char"/>
    <w:basedOn w:val="Fontepargpadro"/>
    <w:link w:val="Rodap"/>
    <w:uiPriority w:val="99"/>
    <w:rsid w:val="00FC70D8"/>
  </w:style>
  <w:style w:type="paragraph" w:styleId="Textodenotaderodap">
    <w:name w:val="footnote text"/>
    <w:basedOn w:val="Normal"/>
    <w:link w:val="TextodenotaderodapChar"/>
    <w:uiPriority w:val="99"/>
    <w:semiHidden/>
    <w:unhideWhenUsed/>
    <w:rsid w:val="00FC70D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70D8"/>
    <w:rPr>
      <w:sz w:val="20"/>
      <w:szCs w:val="20"/>
    </w:rPr>
  </w:style>
  <w:style w:type="character" w:styleId="Refdenotaderodap">
    <w:name w:val="footnote reference"/>
    <w:basedOn w:val="Fontepargpadro"/>
    <w:uiPriority w:val="99"/>
    <w:semiHidden/>
    <w:unhideWhenUsed/>
    <w:rsid w:val="00FC70D8"/>
    <w:rPr>
      <w:vertAlign w:val="superscript"/>
    </w:rPr>
  </w:style>
  <w:style w:type="character" w:styleId="Hyperlink">
    <w:name w:val="Hyperlink"/>
    <w:basedOn w:val="Fontepargpadro"/>
    <w:uiPriority w:val="99"/>
    <w:unhideWhenUsed/>
    <w:rsid w:val="00595417"/>
    <w:rPr>
      <w:color w:val="0000FF" w:themeColor="hyperlink"/>
      <w:u w:val="single"/>
    </w:rPr>
  </w:style>
  <w:style w:type="paragraph" w:styleId="Pr-formataoHTML">
    <w:name w:val="HTML Preformatted"/>
    <w:basedOn w:val="Normal"/>
    <w:link w:val="Pr-formataoHTMLChar"/>
    <w:uiPriority w:val="99"/>
    <w:semiHidden/>
    <w:unhideWhenUsed/>
    <w:rsid w:val="00AD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D1B1B"/>
    <w:rPr>
      <w:rFonts w:ascii="Courier New" w:eastAsia="Times New Roman" w:hAnsi="Courier New" w:cs="Courier New"/>
      <w:sz w:val="20"/>
      <w:szCs w:val="20"/>
      <w:lang w:eastAsia="pt-BR"/>
    </w:rPr>
  </w:style>
  <w:style w:type="character" w:customStyle="1" w:styleId="y2iqfc">
    <w:name w:val="y2iqfc"/>
    <w:basedOn w:val="Fontepargpadro"/>
    <w:rsid w:val="00AD1B1B"/>
  </w:style>
  <w:style w:type="paragraph" w:styleId="Textodebalo">
    <w:name w:val="Balloon Text"/>
    <w:basedOn w:val="Normal"/>
    <w:link w:val="TextodebaloChar"/>
    <w:uiPriority w:val="99"/>
    <w:semiHidden/>
    <w:unhideWhenUsed/>
    <w:rsid w:val="007641C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641CF"/>
    <w:rPr>
      <w:rFonts w:ascii="Tahoma" w:hAnsi="Tahoma" w:cs="Tahoma"/>
      <w:sz w:val="16"/>
      <w:szCs w:val="16"/>
    </w:rPr>
  </w:style>
  <w:style w:type="character" w:styleId="Refdecomentrio">
    <w:name w:val="annotation reference"/>
    <w:basedOn w:val="Fontepargpadro"/>
    <w:uiPriority w:val="99"/>
    <w:semiHidden/>
    <w:unhideWhenUsed/>
    <w:rsid w:val="0030327C"/>
    <w:rPr>
      <w:sz w:val="16"/>
      <w:szCs w:val="16"/>
    </w:rPr>
  </w:style>
  <w:style w:type="paragraph" w:styleId="Textodecomentrio">
    <w:name w:val="annotation text"/>
    <w:basedOn w:val="Normal"/>
    <w:link w:val="TextodecomentrioChar"/>
    <w:uiPriority w:val="99"/>
    <w:semiHidden/>
    <w:unhideWhenUsed/>
    <w:rsid w:val="0030327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0327C"/>
    <w:rPr>
      <w:sz w:val="20"/>
      <w:szCs w:val="20"/>
    </w:rPr>
  </w:style>
  <w:style w:type="paragraph" w:styleId="Assuntodocomentrio">
    <w:name w:val="annotation subject"/>
    <w:basedOn w:val="Textodecomentrio"/>
    <w:next w:val="Textodecomentrio"/>
    <w:link w:val="AssuntodocomentrioChar"/>
    <w:uiPriority w:val="99"/>
    <w:semiHidden/>
    <w:unhideWhenUsed/>
    <w:rsid w:val="0030327C"/>
    <w:rPr>
      <w:b/>
      <w:bCs/>
    </w:rPr>
  </w:style>
  <w:style w:type="character" w:customStyle="1" w:styleId="AssuntodocomentrioChar">
    <w:name w:val="Assunto do comentário Char"/>
    <w:basedOn w:val="TextodecomentrioChar"/>
    <w:link w:val="Assuntodocomentrio"/>
    <w:uiPriority w:val="99"/>
    <w:semiHidden/>
    <w:rsid w:val="0030327C"/>
    <w:rPr>
      <w:b/>
      <w:bCs/>
      <w:sz w:val="20"/>
      <w:szCs w:val="20"/>
    </w:rPr>
  </w:style>
  <w:style w:type="character" w:styleId="MenoPendente">
    <w:name w:val="Unresolved Mention"/>
    <w:basedOn w:val="Fontepargpadro"/>
    <w:uiPriority w:val="99"/>
    <w:semiHidden/>
    <w:unhideWhenUsed/>
    <w:rsid w:val="00BF03BD"/>
    <w:rPr>
      <w:color w:val="605E5C"/>
      <w:shd w:val="clear" w:color="auto" w:fill="E1DFDD"/>
    </w:rPr>
  </w:style>
  <w:style w:type="paragraph" w:styleId="NormalWeb">
    <w:name w:val="Normal (Web)"/>
    <w:basedOn w:val="Normal"/>
    <w:uiPriority w:val="99"/>
    <w:semiHidden/>
    <w:unhideWhenUsed/>
    <w:rsid w:val="00BF03BD"/>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774965">
      <w:bodyDiv w:val="1"/>
      <w:marLeft w:val="0"/>
      <w:marRight w:val="0"/>
      <w:marTop w:val="0"/>
      <w:marBottom w:val="0"/>
      <w:divBdr>
        <w:top w:val="none" w:sz="0" w:space="0" w:color="auto"/>
        <w:left w:val="none" w:sz="0" w:space="0" w:color="auto"/>
        <w:bottom w:val="none" w:sz="0" w:space="0" w:color="auto"/>
        <w:right w:val="none" w:sz="0" w:space="0" w:color="auto"/>
      </w:divBdr>
    </w:div>
    <w:div w:id="871462127">
      <w:bodyDiv w:val="1"/>
      <w:marLeft w:val="0"/>
      <w:marRight w:val="0"/>
      <w:marTop w:val="0"/>
      <w:marBottom w:val="0"/>
      <w:divBdr>
        <w:top w:val="none" w:sz="0" w:space="0" w:color="auto"/>
        <w:left w:val="none" w:sz="0" w:space="0" w:color="auto"/>
        <w:bottom w:val="none" w:sz="0" w:space="0" w:color="auto"/>
        <w:right w:val="none" w:sz="0" w:space="0" w:color="auto"/>
      </w:divBdr>
    </w:div>
    <w:div w:id="15340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E8942-B3B0-46E2-B5E1-38261DB7C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1052</Words>
  <Characters>5682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Resumo 2026 com campos de preenchimento</dc:title>
  <dc:subject>Modelo identificado para montagem do resumo científico</dc:subject>
  <dc:creator>RENATA</dc:creator>
  <cp:lastModifiedBy>HENRIQUE</cp:lastModifiedBy>
  <cp:revision>21</cp:revision>
  <cp:lastPrinted>2021-08-29T20:44:00Z</cp:lastPrinted>
  <dcterms:created xsi:type="dcterms:W3CDTF">2022-03-18T16:02:00Z</dcterms:created>
  <dcterms:modified xsi:type="dcterms:W3CDTF">2026-10-14T23:23:00Z</dcterms:modified>
</cp:coreProperties>
</file>